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3BC946" w14:textId="77AE4484" w:rsidR="005A64DB" w:rsidRDefault="005A64DB" w:rsidP="00EC2380">
      <w:pPr>
        <w:spacing w:after="120" w:line="480" w:lineRule="auto"/>
        <w:rPr>
          <w:b/>
        </w:rPr>
      </w:pPr>
      <w:r w:rsidRPr="00897555">
        <w:rPr>
          <w:b/>
        </w:rPr>
        <w:t>Abstract</w:t>
      </w:r>
      <w:r w:rsidR="006D55EC">
        <w:rPr>
          <w:b/>
        </w:rPr>
        <w:t xml:space="preserve"> </w:t>
      </w:r>
      <w:r w:rsidR="006D55EC" w:rsidRPr="006D55EC">
        <w:rPr>
          <w:color w:val="FF0000"/>
        </w:rPr>
        <w:t>(</w:t>
      </w:r>
      <w:r w:rsidR="008B3BDE">
        <w:rPr>
          <w:color w:val="FF0000"/>
        </w:rPr>
        <w:t>300 allowed</w:t>
      </w:r>
      <w:r w:rsidR="00CB7C79">
        <w:rPr>
          <w:color w:val="FF0000"/>
        </w:rPr>
        <w:t>; currently 3</w:t>
      </w:r>
      <w:r w:rsidR="00B2119A">
        <w:rPr>
          <w:color w:val="FF0000"/>
        </w:rPr>
        <w:t>09</w:t>
      </w:r>
      <w:r w:rsidR="00CB7C79">
        <w:rPr>
          <w:color w:val="FF0000"/>
        </w:rPr>
        <w:t>)</w:t>
      </w:r>
    </w:p>
    <w:p w14:paraId="0AA0A01B" w14:textId="443FDBA6" w:rsidR="006D55EC" w:rsidRPr="00785DBE" w:rsidRDefault="008B3BDE" w:rsidP="00EC2380">
      <w:pPr>
        <w:spacing w:after="120" w:line="480" w:lineRule="auto"/>
      </w:pPr>
      <w:r>
        <w:rPr>
          <w:i/>
        </w:rPr>
        <w:t>Objective</w:t>
      </w:r>
      <w:r w:rsidR="00785DBE">
        <w:rPr>
          <w:i/>
        </w:rPr>
        <w:t xml:space="preserve"> </w:t>
      </w:r>
      <w:r w:rsidR="00785DBE">
        <w:t>To investigate the risk of pre-</w:t>
      </w:r>
      <w:del w:id="0" w:author="catherine.glover1" w:date="2019-05-28T16:26:00Z">
        <w:r w:rsidR="00785DBE" w:rsidDel="003F5BCC">
          <w:delText xml:space="preserve">specific </w:delText>
        </w:r>
      </w:del>
      <w:ins w:id="1" w:author="catherine.glover1" w:date="2019-05-28T16:26:00Z">
        <w:r w:rsidR="003F5BCC">
          <w:t xml:space="preserve">specified </w:t>
        </w:r>
      </w:ins>
      <w:commentRangeStart w:id="2"/>
      <w:r w:rsidR="00785DBE">
        <w:t xml:space="preserve">adverse </w:t>
      </w:r>
      <w:commentRangeEnd w:id="2"/>
      <w:r w:rsidR="004B1E2D">
        <w:rPr>
          <w:rStyle w:val="CommentReference"/>
        </w:rPr>
        <w:commentReference w:id="2"/>
      </w:r>
      <w:r w:rsidR="00785DBE">
        <w:t xml:space="preserve">events following live attenuated herpes zoster vaccine (ZVL) in </w:t>
      </w:r>
      <w:r w:rsidR="00B50906">
        <w:t>older adults</w:t>
      </w:r>
      <w:r w:rsidR="00785DBE">
        <w:t xml:space="preserve"> attending primary care providers in Australia.</w:t>
      </w:r>
    </w:p>
    <w:p w14:paraId="5A20D7AA" w14:textId="379843C3" w:rsidR="006D55EC" w:rsidRPr="00785DBE" w:rsidRDefault="006D55EC" w:rsidP="008E772E">
      <w:pPr>
        <w:spacing w:after="120" w:line="480" w:lineRule="auto"/>
      </w:pPr>
      <w:r w:rsidRPr="006D55EC">
        <w:rPr>
          <w:i/>
        </w:rPr>
        <w:t>Methods</w:t>
      </w:r>
      <w:r w:rsidR="00785DBE">
        <w:t xml:space="preserve"> </w:t>
      </w:r>
      <w:r w:rsidR="00B1045C">
        <w:t xml:space="preserve">Individuals aged 70 to 79 years who received ZVL between </w:t>
      </w:r>
      <w:r w:rsidR="00B1045C" w:rsidRPr="00B1045C">
        <w:t xml:space="preserve">1 November 2016 </w:t>
      </w:r>
      <w:r w:rsidR="00B1045C">
        <w:t>and</w:t>
      </w:r>
      <w:r w:rsidR="00B1045C" w:rsidRPr="00B1045C">
        <w:t xml:space="preserve"> 31 July 2018</w:t>
      </w:r>
      <w:r w:rsidR="00B1045C">
        <w:t xml:space="preserve"> were identified within </w:t>
      </w:r>
      <w:r w:rsidR="00CB7C79">
        <w:t xml:space="preserve">a nationally representative </w:t>
      </w:r>
      <w:r w:rsidR="00B1045C">
        <w:t>p</w:t>
      </w:r>
      <w:r w:rsidR="00785DBE">
        <w:t>rimary care data</w:t>
      </w:r>
      <w:r w:rsidR="00CB7C79">
        <w:t>base</w:t>
      </w:r>
      <w:r w:rsidR="00B1045C">
        <w:t>. The self-controlled case series</w:t>
      </w:r>
      <w:r w:rsidR="00CB7C79">
        <w:t xml:space="preserve"> (SCCS)</w:t>
      </w:r>
      <w:r w:rsidR="00B1045C">
        <w:t xml:space="preserve"> method was used to </w:t>
      </w:r>
      <w:del w:id="3" w:author="James Totterdell" w:date="2019-05-30T11:21:00Z">
        <w:r w:rsidR="00B1045C" w:rsidDel="004B1E2D">
          <w:delText>compare</w:delText>
        </w:r>
        <w:r w:rsidR="008E772E" w:rsidDel="004B1E2D">
          <w:delText xml:space="preserve"> </w:delText>
        </w:r>
      </w:del>
      <w:ins w:id="4" w:author="James Totterdell" w:date="2019-05-30T11:21:00Z">
        <w:r w:rsidR="004B1E2D">
          <w:t>es</w:t>
        </w:r>
      </w:ins>
      <w:ins w:id="5" w:author="James Totterdell" w:date="2019-05-30T11:22:00Z">
        <w:r w:rsidR="004B1E2D">
          <w:t>t</w:t>
        </w:r>
      </w:ins>
      <w:ins w:id="6" w:author="James Totterdell" w:date="2019-05-30T11:21:00Z">
        <w:r w:rsidR="004B1E2D">
          <w:t xml:space="preserve">imate </w:t>
        </w:r>
      </w:ins>
      <w:r w:rsidR="008E772E">
        <w:t xml:space="preserve">the </w:t>
      </w:r>
      <w:r w:rsidR="00B1045C">
        <w:t xml:space="preserve">seasonally-adjusted relative </w:t>
      </w:r>
      <w:r w:rsidR="008E772E">
        <w:t xml:space="preserve">incidence </w:t>
      </w:r>
      <w:r w:rsidR="00D91528">
        <w:t xml:space="preserve">(RI) </w:t>
      </w:r>
      <w:r w:rsidR="008E772E">
        <w:t xml:space="preserve">of seven </w:t>
      </w:r>
      <w:del w:id="7" w:author="James Totterdell" w:date="2019-05-30T11:22:00Z">
        <w:r w:rsidR="008E772E" w:rsidDel="004B1E2D">
          <w:delText xml:space="preserve">pre-specified </w:delText>
        </w:r>
      </w:del>
      <w:r w:rsidR="008E772E">
        <w:t>outcome events</w:t>
      </w:r>
      <w:r w:rsidR="00D91528">
        <w:t xml:space="preserve"> </w:t>
      </w:r>
      <w:r w:rsidR="00D91528" w:rsidRPr="00B2637F">
        <w:t>(</w:t>
      </w:r>
      <w:r w:rsidR="00D91528">
        <w:t>injection site reaction</w:t>
      </w:r>
      <w:r w:rsidR="00D91528" w:rsidRPr="00B2637F">
        <w:t xml:space="preserve"> </w:t>
      </w:r>
      <w:r w:rsidR="00D91528">
        <w:t>(ISR)</w:t>
      </w:r>
      <w:r w:rsidR="00B2119A">
        <w:t>,</w:t>
      </w:r>
      <w:r w:rsidR="00D91528" w:rsidRPr="00B2637F">
        <w:t xml:space="preserve"> burn [negative control], myocardial infarction</w:t>
      </w:r>
      <w:r w:rsidR="00AD7C2E">
        <w:t xml:space="preserve"> (MI)</w:t>
      </w:r>
      <w:r w:rsidR="00D91528" w:rsidRPr="00B2637F">
        <w:t xml:space="preserve">, stroke, any rash, rash with a prescription for an antiviral within 2 days of the rash-related encounter, and clinical attendance) </w:t>
      </w:r>
      <w:del w:id="8" w:author="James Totterdell" w:date="2019-05-30T11:24:00Z">
        <w:r w:rsidR="00D91528" w:rsidRPr="00B2637F" w:rsidDel="002419BD">
          <w:delText>in</w:delText>
        </w:r>
        <w:r w:rsidR="008E772E" w:rsidDel="002419BD">
          <w:delText xml:space="preserve"> </w:delText>
        </w:r>
      </w:del>
      <w:ins w:id="9" w:author="James Totterdell" w:date="2019-05-30T11:24:00Z">
        <w:r w:rsidR="002419BD">
          <w:t xml:space="preserve">during </w:t>
        </w:r>
      </w:ins>
      <w:r w:rsidR="008E772E">
        <w:t xml:space="preserve">a post-vaccination, at-risk window </w:t>
      </w:r>
      <w:ins w:id="10" w:author="James Totterdell" w:date="2019-05-30T11:21:00Z">
        <w:r w:rsidR="004B1E2D">
          <w:t xml:space="preserve">compared </w:t>
        </w:r>
      </w:ins>
      <w:r w:rsidR="008E772E">
        <w:t xml:space="preserve">with </w:t>
      </w:r>
      <w:del w:id="11" w:author="James Totterdell" w:date="2019-05-30T11:22:00Z">
        <w:r w:rsidR="008E772E" w:rsidDel="004B1E2D">
          <w:delText xml:space="preserve">the incidence at </w:delText>
        </w:r>
      </w:del>
      <w:r w:rsidR="008E772E">
        <w:t>a time distant to vaccination.</w:t>
      </w:r>
      <w:r w:rsidR="00B1045C">
        <w:t xml:space="preserve"> Sensitivity analyses examined the effect of concomitant vaccination</w:t>
      </w:r>
      <w:r w:rsidR="00D91528">
        <w:t xml:space="preserve"> (influenza and 23-valent pneumococcal vaccination)</w:t>
      </w:r>
      <w:r w:rsidR="00B1045C">
        <w:t xml:space="preserve"> and restriction to first outcome event.  </w:t>
      </w:r>
    </w:p>
    <w:p w14:paraId="2AAD36FA" w14:textId="6E8297A4" w:rsidR="00D91528" w:rsidRDefault="006D55EC" w:rsidP="00D91528">
      <w:pPr>
        <w:spacing w:after="120" w:line="480" w:lineRule="auto"/>
      </w:pPr>
      <w:r w:rsidRPr="006D55EC">
        <w:rPr>
          <w:i/>
        </w:rPr>
        <w:t>Results</w:t>
      </w:r>
      <w:r w:rsidR="00E80542">
        <w:rPr>
          <w:i/>
        </w:rPr>
        <w:t xml:space="preserve"> </w:t>
      </w:r>
      <w:r w:rsidR="00EA4E08">
        <w:t xml:space="preserve">A total of </w:t>
      </w:r>
      <w:r w:rsidR="00D91528" w:rsidRPr="00D91528">
        <w:t xml:space="preserve">332,988 vaccination encounters </w:t>
      </w:r>
      <w:r w:rsidR="00CB7C79">
        <w:t>in</w:t>
      </w:r>
      <w:r w:rsidR="00D91528" w:rsidRPr="00D91528">
        <w:t xml:space="preserve"> 150,054 individuals </w:t>
      </w:r>
      <w:r w:rsidR="00EA4E08">
        <w:t xml:space="preserve">were identified during the study period. </w:t>
      </w:r>
      <w:r w:rsidR="00D91528" w:rsidRPr="00D91528">
        <w:t xml:space="preserve">The most common outcome </w:t>
      </w:r>
      <w:del w:id="12" w:author="catherine.glover1" w:date="2019-05-28T16:28:00Z">
        <w:r w:rsidR="00D91528" w:rsidRPr="00D91528" w:rsidDel="003F5BCC">
          <w:delText xml:space="preserve">event </w:delText>
        </w:r>
      </w:del>
      <w:ins w:id="13" w:author="catherine.glover1" w:date="2019-05-28T16:28:00Z">
        <w:r w:rsidR="003F5BCC">
          <w:t xml:space="preserve">identified </w:t>
        </w:r>
      </w:ins>
      <w:r w:rsidR="00D91528" w:rsidRPr="00D91528">
        <w:t>was clinical attendance</w:t>
      </w:r>
      <w:r w:rsidR="00D91528">
        <w:t xml:space="preserve"> (</w:t>
      </w:r>
      <w:del w:id="14" w:author="catherine.glover1" w:date="2019-05-28T16:28:00Z">
        <w:r w:rsidR="00D91528" w:rsidRPr="00D91528" w:rsidDel="003F5BCC">
          <w:delText xml:space="preserve">over </w:delText>
        </w:r>
      </w:del>
      <w:ins w:id="15" w:author="catherine.glover1" w:date="2019-05-28T16:28:00Z">
        <w:r w:rsidR="003F5BCC">
          <w:t>&gt;</w:t>
        </w:r>
      </w:ins>
      <w:r w:rsidR="00D91528" w:rsidRPr="00D91528">
        <w:t>2 million</w:t>
      </w:r>
      <w:ins w:id="16" w:author="catherine.glover1" w:date="2019-05-28T16:28:00Z">
        <w:r w:rsidR="003F5BCC">
          <w:t xml:space="preserve"> events</w:t>
        </w:r>
      </w:ins>
      <w:r w:rsidR="00D91528">
        <w:t>)</w:t>
      </w:r>
      <w:r w:rsidR="00D91528" w:rsidRPr="00D91528">
        <w:t xml:space="preserve"> </w:t>
      </w:r>
      <w:r w:rsidR="00D91528">
        <w:t>followed by</w:t>
      </w:r>
      <w:r w:rsidR="00D91528" w:rsidRPr="00D91528">
        <w:t xml:space="preserve"> rash</w:t>
      </w:r>
      <w:r w:rsidR="00D91528">
        <w:t xml:space="preserve"> (</w:t>
      </w:r>
      <w:r w:rsidR="00D91528" w:rsidRPr="00D91528">
        <w:t>12,309 event</w:t>
      </w:r>
      <w:r w:rsidR="00D91528">
        <w:t>s); ISR was the</w:t>
      </w:r>
      <w:r w:rsidR="00D91528" w:rsidRPr="00D91528">
        <w:t xml:space="preserve"> rarest outcome </w:t>
      </w:r>
      <w:del w:id="17" w:author="catherine.glover1" w:date="2019-05-28T16:28:00Z">
        <w:r w:rsidR="00D91528" w:rsidRPr="00D91528" w:rsidDel="003F5BCC">
          <w:delText xml:space="preserve">event </w:delText>
        </w:r>
      </w:del>
      <w:r w:rsidR="00D91528">
        <w:t>(</w:t>
      </w:r>
      <w:r w:rsidR="00D91528" w:rsidRPr="00D91528">
        <w:t>177 events</w:t>
      </w:r>
      <w:r w:rsidR="00D91528">
        <w:t>)</w:t>
      </w:r>
      <w:r w:rsidR="00D91528" w:rsidRPr="00D91528">
        <w:t>.</w:t>
      </w:r>
      <w:r w:rsidR="00D91528">
        <w:t xml:space="preserve"> There was an increased RI of ISR in the 7</w:t>
      </w:r>
      <w:del w:id="18" w:author="catherine.glover1" w:date="2019-05-28T16:28:00Z">
        <w:r w:rsidR="00D91528" w:rsidDel="003F5BCC">
          <w:delText>-</w:delText>
        </w:r>
      </w:del>
      <w:ins w:id="19" w:author="catherine.glover1" w:date="2019-05-28T16:28:00Z">
        <w:r w:rsidR="003F5BCC">
          <w:t xml:space="preserve"> </w:t>
        </w:r>
      </w:ins>
      <w:r w:rsidR="00D91528">
        <w:t>days following ZVL (RI=77.</w:t>
      </w:r>
      <w:ins w:id="20" w:author="James Totterdell" w:date="2019-08-30T07:45:00Z">
        <w:r w:rsidR="00E54FDF">
          <w:t>4</w:t>
        </w:r>
      </w:ins>
      <w:del w:id="21" w:author="James Totterdell" w:date="2019-08-30T07:45:00Z">
        <w:r w:rsidR="00D91528" w:rsidDel="00E54FDF">
          <w:delText>39</w:delText>
        </w:r>
      </w:del>
      <w:r w:rsidR="00D91528">
        <w:t>, 95% CI 48.</w:t>
      </w:r>
      <w:ins w:id="22" w:author="James Totterdell" w:date="2019-08-30T07:45:00Z">
        <w:r w:rsidR="00E54FDF">
          <w:t>1</w:t>
        </w:r>
      </w:ins>
      <w:del w:id="23" w:author="James Totterdell" w:date="2019-08-30T07:45:00Z">
        <w:r w:rsidR="00D91528" w:rsidDel="00E54FDF">
          <w:delText>06</w:delText>
        </w:r>
      </w:del>
      <w:r w:rsidR="00D91528">
        <w:t xml:space="preserve"> to 124.6</w:t>
      </w:r>
      <w:del w:id="24" w:author="James Totterdell" w:date="2019-08-30T07:45:00Z">
        <w:r w:rsidR="00D91528" w:rsidDel="00E54FDF">
          <w:delText>2</w:delText>
        </w:r>
      </w:del>
      <w:r w:rsidR="00D91528">
        <w:t>). No change to the RI of MI (RI</w:t>
      </w:r>
      <w:del w:id="25" w:author="catherine.glover1" w:date="2019-05-28T16:30:00Z">
        <w:r w:rsidR="00D91528" w:rsidDel="003F5BCC">
          <w:delText xml:space="preserve"> </w:delText>
        </w:r>
      </w:del>
      <w:r w:rsidR="00D91528">
        <w:t>=</w:t>
      </w:r>
      <w:del w:id="26" w:author="catherine.glover1" w:date="2019-05-28T16:30:00Z">
        <w:r w:rsidR="00D91528" w:rsidDel="003F5BCC">
          <w:delText xml:space="preserve"> </w:delText>
        </w:r>
      </w:del>
      <w:r w:rsidR="00D91528" w:rsidRPr="00D91528">
        <w:t>0.74</w:t>
      </w:r>
      <w:r w:rsidR="00D91528">
        <w:t xml:space="preserve">, 95% CI </w:t>
      </w:r>
      <w:r w:rsidR="00D91528" w:rsidRPr="00D91528">
        <w:t>0.41</w:t>
      </w:r>
      <w:r w:rsidR="00D91528">
        <w:t xml:space="preserve"> to </w:t>
      </w:r>
      <w:r w:rsidR="00D91528" w:rsidRPr="00D91528">
        <w:t>1.33)</w:t>
      </w:r>
      <w:r w:rsidR="00D91528">
        <w:t>, rash</w:t>
      </w:r>
      <w:r w:rsidR="00AD7C2E">
        <w:t xml:space="preserve"> (RI</w:t>
      </w:r>
      <w:del w:id="27" w:author="catherine.glover1" w:date="2019-05-28T16:30:00Z">
        <w:r w:rsidR="00AD7C2E" w:rsidDel="003F5BCC">
          <w:delText xml:space="preserve"> </w:delText>
        </w:r>
      </w:del>
      <w:r w:rsidR="00AD7C2E">
        <w:t>=</w:t>
      </w:r>
      <w:del w:id="28" w:author="catherine.glover1" w:date="2019-05-28T16:30:00Z">
        <w:r w:rsidR="00AD7C2E" w:rsidDel="003F5BCC">
          <w:delText xml:space="preserve"> </w:delText>
        </w:r>
      </w:del>
      <w:r w:rsidR="00AD7C2E" w:rsidRPr="00AD7C2E">
        <w:t>0.97</w:t>
      </w:r>
      <w:r w:rsidR="00AD7C2E">
        <w:t xml:space="preserve">, 95% CI </w:t>
      </w:r>
      <w:r w:rsidR="00AD7C2E" w:rsidRPr="00AD7C2E">
        <w:t>0.8</w:t>
      </w:r>
      <w:r w:rsidR="00AD7C2E">
        <w:t xml:space="preserve"> to</w:t>
      </w:r>
      <w:r w:rsidR="00AD7C2E" w:rsidRPr="00AD7C2E">
        <w:t xml:space="preserve"> 1.08)</w:t>
      </w:r>
      <w:r w:rsidR="00D91528">
        <w:t xml:space="preserve">, or rash with antiviral </w:t>
      </w:r>
      <w:r w:rsidR="00AD7C2E">
        <w:t>(RI</w:t>
      </w:r>
      <w:del w:id="29" w:author="catherine.glover1" w:date="2019-05-28T16:30:00Z">
        <w:r w:rsidR="00AD7C2E" w:rsidDel="003F5BCC">
          <w:delText xml:space="preserve"> </w:delText>
        </w:r>
      </w:del>
      <w:r w:rsidR="00AD7C2E">
        <w:t>=</w:t>
      </w:r>
      <w:del w:id="30" w:author="catherine.glover1" w:date="2019-05-28T16:30:00Z">
        <w:r w:rsidR="00AD7C2E" w:rsidDel="003F5BCC">
          <w:delText xml:space="preserve"> </w:delText>
        </w:r>
      </w:del>
      <w:r w:rsidR="00AD7C2E" w:rsidRPr="00AD7C2E">
        <w:t>0.</w:t>
      </w:r>
      <w:del w:id="31" w:author="catherine.glover1" w:date="2019-05-28T16:30:00Z">
        <w:r w:rsidR="00AD7C2E" w:rsidRPr="00AD7C2E" w:rsidDel="003F5BCC">
          <w:delText xml:space="preserve"> </w:delText>
        </w:r>
      </w:del>
      <w:r w:rsidR="00AD7C2E" w:rsidRPr="00AD7C2E">
        <w:t>83</w:t>
      </w:r>
      <w:r w:rsidR="00AD7C2E">
        <w:t xml:space="preserve">, 95% CI </w:t>
      </w:r>
      <w:r w:rsidR="00AD7C2E" w:rsidRPr="00AD7C2E">
        <w:t>0.62</w:t>
      </w:r>
      <w:r w:rsidR="00AD7C2E">
        <w:t xml:space="preserve"> to </w:t>
      </w:r>
      <w:r w:rsidR="00AD7C2E" w:rsidRPr="00AD7C2E">
        <w:t>1.10)</w:t>
      </w:r>
      <w:r w:rsidR="00AD7C2E">
        <w:t xml:space="preserve"> </w:t>
      </w:r>
      <w:r w:rsidR="00D91528">
        <w:t>were identified in the 42 days following ZVL. The RI of clinical attendance (RI = 0.94, 95% CI 0.94 to 0.95) and st</w:t>
      </w:r>
      <w:ins w:id="32" w:author="catherine.glover1" w:date="2019-05-28T16:31:00Z">
        <w:r w:rsidR="003F5BCC">
          <w:t>r</w:t>
        </w:r>
      </w:ins>
      <w:r w:rsidR="00D91528">
        <w:t>oke (</w:t>
      </w:r>
      <w:commentRangeStart w:id="33"/>
      <w:commentRangeStart w:id="34"/>
      <w:r w:rsidR="00D91528">
        <w:t>RI=0.</w:t>
      </w:r>
      <w:ins w:id="35" w:author="James Totterdell" w:date="2019-08-30T07:45:00Z">
        <w:r w:rsidR="00E54FDF">
          <w:t>58</w:t>
        </w:r>
      </w:ins>
      <w:del w:id="36" w:author="James Totterdell" w:date="2019-08-30T07:45:00Z">
        <w:r w:rsidR="00D91528" w:rsidDel="00E54FDF">
          <w:delText>6</w:delText>
        </w:r>
      </w:del>
      <w:r w:rsidR="00D91528">
        <w:t>, 95% CI 0.4</w:t>
      </w:r>
      <w:ins w:id="37" w:author="James Totterdell" w:date="2019-08-30T07:45:00Z">
        <w:r w:rsidR="00E54FDF">
          <w:t>4</w:t>
        </w:r>
      </w:ins>
      <w:r w:rsidR="00D91528">
        <w:t xml:space="preserve"> to 0.</w:t>
      </w:r>
      <w:del w:id="38" w:author="James Totterdell" w:date="2019-08-30T07:45:00Z">
        <w:r w:rsidR="00D91528" w:rsidDel="00E54FDF">
          <w:delText>8</w:delText>
        </w:r>
        <w:commentRangeEnd w:id="33"/>
        <w:r w:rsidR="003F5BCC" w:rsidDel="00E54FDF">
          <w:rPr>
            <w:rStyle w:val="CommentReference"/>
          </w:rPr>
          <w:commentReference w:id="33"/>
        </w:r>
      </w:del>
      <w:commentRangeEnd w:id="34"/>
      <w:r w:rsidR="00BE2AA9">
        <w:rPr>
          <w:rStyle w:val="CommentReference"/>
        </w:rPr>
        <w:commentReference w:id="34"/>
      </w:r>
      <w:del w:id="40" w:author="James Totterdell" w:date="2019-08-30T07:45:00Z">
        <w:r w:rsidR="00D91528" w:rsidDel="00E54FDF">
          <w:delText>)</w:delText>
        </w:r>
      </w:del>
      <w:ins w:id="41" w:author="James Totterdell" w:date="2019-08-30T07:45:00Z">
        <w:r w:rsidR="00E54FDF">
          <w:t>78</w:t>
        </w:r>
      </w:ins>
      <w:r w:rsidR="00D91528">
        <w:t xml:space="preserve"> were </w:t>
      </w:r>
      <w:commentRangeStart w:id="42"/>
      <w:r w:rsidR="00D91528">
        <w:t>lower</w:t>
      </w:r>
      <w:commentRangeEnd w:id="42"/>
      <w:r w:rsidR="00D91528">
        <w:rPr>
          <w:rStyle w:val="CommentReference"/>
        </w:rPr>
        <w:commentReference w:id="42"/>
      </w:r>
      <w:r w:rsidR="00D91528">
        <w:t xml:space="preserve"> in the 42 days following </w:t>
      </w:r>
      <w:r w:rsidR="00AD7C2E">
        <w:t>administration of ZVL.</w:t>
      </w:r>
    </w:p>
    <w:p w14:paraId="0A96D46B" w14:textId="27FB5514" w:rsidR="006D55EC" w:rsidRPr="00B50906" w:rsidRDefault="006D55EC" w:rsidP="00EC2380">
      <w:pPr>
        <w:spacing w:after="120" w:line="480" w:lineRule="auto"/>
      </w:pPr>
      <w:r w:rsidRPr="006D55EC">
        <w:rPr>
          <w:i/>
        </w:rPr>
        <w:t>Conclusions</w:t>
      </w:r>
      <w:r w:rsidR="00B50906">
        <w:t xml:space="preserve"> No new safety concerns were identified for ZVL in this study based on a novel primary care data source using a</w:t>
      </w:r>
      <w:ins w:id="43" w:author="catherine.glover1" w:date="2019-05-28T16:33:00Z">
        <w:r w:rsidR="003F5BCC">
          <w:t>n</w:t>
        </w:r>
      </w:ins>
      <w:r w:rsidR="00B50906">
        <w:t xml:space="preserve"> SCCS design. An expected increased risk of ISR was identified; findings in relation to cardiovascular disease were reassuring.</w:t>
      </w:r>
    </w:p>
    <w:p w14:paraId="5BB2C69E" w14:textId="695E38C1" w:rsidR="00CE2E15" w:rsidRPr="00F9312B" w:rsidRDefault="008B3BDE" w:rsidP="00EC2380">
      <w:pPr>
        <w:spacing w:after="120" w:line="480" w:lineRule="auto"/>
        <w:rPr>
          <w:color w:val="FF0000"/>
        </w:rPr>
      </w:pPr>
      <w:r>
        <w:rPr>
          <w:color w:val="FF0000"/>
        </w:rPr>
        <w:t>Word count: 5000 allowed</w:t>
      </w:r>
      <w:r w:rsidR="00CE2E15">
        <w:rPr>
          <w:color w:val="FF0000"/>
        </w:rPr>
        <w:t>; c</w:t>
      </w:r>
      <w:r>
        <w:rPr>
          <w:color w:val="FF0000"/>
        </w:rPr>
        <w:t>urrently around 3500</w:t>
      </w:r>
      <w:r w:rsidR="00153D67">
        <w:rPr>
          <w:color w:val="FF0000"/>
        </w:rPr>
        <w:t xml:space="preserve">. </w:t>
      </w:r>
      <w:r w:rsidR="00CE2E15">
        <w:rPr>
          <w:color w:val="FF0000"/>
        </w:rPr>
        <w:t>References: 50 allowed; currently 31</w:t>
      </w:r>
    </w:p>
    <w:p w14:paraId="0441D641" w14:textId="77777777" w:rsidR="00723C1B" w:rsidRPr="00723C1B" w:rsidRDefault="005A64DB" w:rsidP="00EC2380">
      <w:pPr>
        <w:spacing w:after="120" w:line="480" w:lineRule="auto"/>
        <w:sectPr w:rsidR="00723C1B" w:rsidRPr="00723C1B" w:rsidSect="00723C1B">
          <w:pgSz w:w="11906" w:h="16838"/>
          <w:pgMar w:top="1440" w:right="1440" w:bottom="1440" w:left="1440" w:header="708" w:footer="708" w:gutter="0"/>
          <w:cols w:space="708"/>
          <w:docGrid w:linePitch="360"/>
        </w:sectPr>
      </w:pPr>
      <w:r w:rsidRPr="002E7D97">
        <w:rPr>
          <w:b/>
        </w:rPr>
        <w:t>Keywords (max 6)</w:t>
      </w:r>
    </w:p>
    <w:p w14:paraId="6CC52FD6" w14:textId="77777777" w:rsidR="005A64DB" w:rsidRDefault="005A64DB" w:rsidP="00EC2380">
      <w:pPr>
        <w:pStyle w:val="ListParagraph"/>
        <w:numPr>
          <w:ilvl w:val="0"/>
          <w:numId w:val="1"/>
        </w:numPr>
        <w:spacing w:after="120" w:line="480" w:lineRule="auto"/>
        <w:contextualSpacing w:val="0"/>
        <w:rPr>
          <w:b/>
        </w:rPr>
      </w:pPr>
      <w:r w:rsidRPr="008027A2">
        <w:rPr>
          <w:b/>
        </w:rPr>
        <w:lastRenderedPageBreak/>
        <w:t>Introduction</w:t>
      </w:r>
    </w:p>
    <w:p w14:paraId="0228CBDA" w14:textId="363CC3CD" w:rsidR="00A4646B" w:rsidRDefault="00160C06" w:rsidP="00EC2380">
      <w:pPr>
        <w:spacing w:after="120" w:line="480" w:lineRule="auto"/>
      </w:pPr>
      <w:r>
        <w:t xml:space="preserve">Herpes zoster </w:t>
      </w:r>
      <w:r w:rsidR="0095045F">
        <w:t xml:space="preserve">(HZ) </w:t>
      </w:r>
      <w:r>
        <w:t xml:space="preserve">is </w:t>
      </w:r>
      <w:r w:rsidR="00F13BA2" w:rsidRPr="00F13BA2">
        <w:t>a localised,</w:t>
      </w:r>
      <w:r w:rsidR="00F13BA2">
        <w:t xml:space="preserve"> </w:t>
      </w:r>
      <w:r w:rsidR="00F13BA2" w:rsidRPr="00F13BA2">
        <w:t>painful,</w:t>
      </w:r>
      <w:r w:rsidR="00F13BA2">
        <w:t xml:space="preserve"> </w:t>
      </w:r>
      <w:r w:rsidR="00F13BA2" w:rsidRPr="00F13BA2">
        <w:t>vesicular skin rash resulting from reactivation</w:t>
      </w:r>
      <w:r w:rsidR="00C23E7D">
        <w:t xml:space="preserve"> of</w:t>
      </w:r>
      <w:r w:rsidR="00F13BA2" w:rsidRPr="00F13BA2">
        <w:t xml:space="preserve"> varicella-zoster virus</w:t>
      </w:r>
      <w:r w:rsidR="00CF77CE">
        <w:t xml:space="preserve">. </w:t>
      </w:r>
      <w:r w:rsidR="00C23E7D">
        <w:t>The average lifetime risk is around 30% but increases with age.</w:t>
      </w:r>
      <w:r w:rsidR="00C23E7D">
        <w:fldChar w:fldCharType="begin"/>
      </w:r>
      <w:r w:rsidR="00C23E7D">
        <w:instrText xml:space="preserve"> ADDIN EN.CITE &lt;EndNote&gt;&lt;Cite&gt;&lt;Author&gt;Brisson&lt;/Author&gt;&lt;Year&gt;2001&lt;/Year&gt;&lt;RecNum&gt;82&lt;/RecNum&gt;&lt;DisplayText&gt;[1]&lt;/DisplayText&gt;&lt;record&gt;&lt;rec-number&gt;82&lt;/rec-number&gt;&lt;foreign-keys&gt;&lt;key app="EN" db-id="etz0fzt9irpvzmesttlxpwt8sevx05zeww00" timestamp="1557751155"&gt;82&lt;/key&gt;&lt;/foreign-keys&gt;&lt;ref-type name="Journal Article"&gt;17&lt;/ref-type&gt;&lt;contributors&gt;&lt;authors&gt;&lt;author&gt;Brisson, M.&lt;/author&gt;&lt;author&gt;Edmunds, W. J.&lt;/author&gt;&lt;author&gt;Law, B.&lt;/author&gt;&lt;author&gt;Gay, N. J.&lt;/author&gt;&lt;author&gt;Walld, R.&lt;/author&gt;&lt;author&gt;Brownell, M.&lt;/author&gt;&lt;author&gt;Roos, L. L.&lt;/author&gt;&lt;author&gt;De Serres, G.&lt;/author&gt;&lt;/authors&gt;&lt;/contributors&gt;&lt;titles&gt;&lt;title&gt;Epidemiology of varicella zoster virus infection in Canada and the United Kingdom&lt;/title&gt;&lt;secondary-title&gt;Epidemiology and infection&lt;/secondary-title&gt;&lt;/titles&gt;&lt;periodical&gt;&lt;full-title&gt;Epidemiol Infect&lt;/full-title&gt;&lt;abbr-1&gt;Epidemiology and infection&lt;/abbr-1&gt;&lt;/periodical&gt;&lt;pages&gt;305-314&lt;/pages&gt;&lt;volume&gt;127&lt;/volume&gt;&lt;number&gt;2&lt;/number&gt;&lt;dates&gt;&lt;year&gt;2001&lt;/year&gt;&lt;/dates&gt;&lt;publisher&gt;Cambridge University Press&lt;/publisher&gt;&lt;isbn&gt;0950-2688&lt;/isbn&gt;&lt;accession-num&gt;11693508&lt;/accession-num&gt;&lt;urls&gt;&lt;related-urls&gt;&lt;url&gt;https://www.ncbi.nlm.nih.gov/pubmed/11693508&lt;/url&gt;&lt;url&gt;https://www.ncbi.nlm.nih.gov/pmc/PMC2869750/&lt;/url&gt;&lt;/related-urls&gt;&lt;/urls&gt;&lt;remote-database-name&gt;PubMed&lt;/remote-database-name&gt;&lt;language&gt;eng&lt;/language&gt;&lt;/record&gt;&lt;/Cite&gt;&lt;/EndNote&gt;</w:instrText>
      </w:r>
      <w:r w:rsidR="00C23E7D">
        <w:fldChar w:fldCharType="separate"/>
      </w:r>
      <w:r w:rsidR="00C23E7D">
        <w:rPr>
          <w:noProof/>
        </w:rPr>
        <w:t>[1]</w:t>
      </w:r>
      <w:r w:rsidR="00C23E7D">
        <w:fldChar w:fldCharType="end"/>
      </w:r>
      <w:r w:rsidR="00C23E7D">
        <w:t xml:space="preserve">  </w:t>
      </w:r>
      <w:r w:rsidR="00A808D5">
        <w:t>Prior to implementation of vaccination programs, the incidence of HZ in Australia was reported to be 10 per 1000 persons aged 50 years and older</w:t>
      </w:r>
      <w:r w:rsidR="00A808D5">
        <w:fldChar w:fldCharType="begin"/>
      </w:r>
      <w:r w:rsidR="00A808D5">
        <w:instrText xml:space="preserve"> ADDIN EN.CITE &lt;EndNote&gt;&lt;Cite&gt;&lt;Author&gt;Stein&lt;/Author&gt;&lt;Year&gt;2009&lt;/Year&gt;&lt;RecNum&gt;80&lt;/RecNum&gt;&lt;DisplayText&gt;[2]&lt;/DisplayText&gt;&lt;record&gt;&lt;rec-number&gt;80&lt;/rec-number&gt;&lt;foreign-keys&gt;&lt;key app="EN" db-id="etz0fzt9irpvzmesttlxpwt8sevx05zeww00" timestamp="1557750884"&gt;80&lt;/key&gt;&lt;/foreign-keys&gt;&lt;ref-type name="Journal Article"&gt;17&lt;/ref-type&gt;&lt;contributors&gt;&lt;authors&gt;&lt;author&gt;Stein, A. N.&lt;/author&gt;&lt;author&gt;Britt, H.&lt;/author&gt;&lt;author&gt;Harrison, C.&lt;/author&gt;&lt;author&gt;Conway, E. L.&lt;/author&gt;&lt;author&gt;Cunningham, A.&lt;/author&gt;&lt;author&gt;Macintyre, C. R.&lt;/author&gt;&lt;/authors&gt;&lt;/contributors&gt;&lt;auth-address&gt;CSL Limited, 45 Poplar Road, Parkville, Victoria 3052, Australia. alicia.stein@csl.com.au&lt;/auth-address&gt;&lt;titles&gt;&lt;title&gt;Herpes zoster burden of illness and health care resource utilisation in the Australian population aged 50 years and older&lt;/title&gt;&lt;secondary-title&gt;Vaccine&lt;/secondary-title&gt;&lt;alt-title&gt;Vaccine&lt;/alt-title&gt;&lt;/titles&gt;&lt;periodical&gt;&lt;full-title&gt;Vaccine&lt;/full-title&gt;&lt;/periodical&gt;&lt;alt-periodical&gt;&lt;full-title&gt;Vaccine&lt;/full-title&gt;&lt;/alt-periodical&gt;&lt;pages&gt;520-9&lt;/pages&gt;&lt;volume&gt;27&lt;/volume&gt;&lt;number&gt;4&lt;/number&gt;&lt;edition&gt;2008/11/26&lt;/edition&gt;&lt;keywords&gt;&lt;keyword&gt;Aged&lt;/keyword&gt;&lt;keyword&gt;Aged, 80 and over&lt;/keyword&gt;&lt;keyword&gt;Australia/epidemiology&lt;/keyword&gt;&lt;keyword&gt;Female&lt;/keyword&gt;&lt;keyword&gt;*Health Care Costs&lt;/keyword&gt;&lt;keyword&gt;Health Services/economics/*statistics &amp;amp; numerical data&lt;/keyword&gt;&lt;keyword&gt;Health Status&lt;/keyword&gt;&lt;keyword&gt;*Herpes Zoster/economics/epidemiology/therapy&lt;/keyword&gt;&lt;keyword&gt;Herpes Zoster Vaccine/economics&lt;/keyword&gt;&lt;keyword&gt;Humans&lt;/keyword&gt;&lt;keyword&gt;Male&lt;/keyword&gt;&lt;keyword&gt;Middle Aged&lt;/keyword&gt;&lt;/keywords&gt;&lt;dates&gt;&lt;year&gt;2009&lt;/year&gt;&lt;pub-dates&gt;&lt;date&gt;Jan 22&lt;/date&gt;&lt;/pub-dates&gt;&lt;/dates&gt;&lt;isbn&gt;0264-410X (Print)&amp;#xD;0264-410x&lt;/isbn&gt;&lt;accession-num&gt;19027048&lt;/accession-num&gt;&lt;urls&gt;&lt;/urls&gt;&lt;electronic-resource-num&gt;10.1016/j.vaccine.2008.11.012&lt;/electronic-resource-num&gt;&lt;remote-database-provider&gt;NLM&lt;/remote-database-provider&gt;&lt;language&gt;eng&lt;/language&gt;&lt;/record&gt;&lt;/Cite&gt;&lt;/EndNote&gt;</w:instrText>
      </w:r>
      <w:r w:rsidR="00A808D5">
        <w:fldChar w:fldCharType="separate"/>
      </w:r>
      <w:r w:rsidR="00A808D5">
        <w:rPr>
          <w:noProof/>
        </w:rPr>
        <w:t>[2]</w:t>
      </w:r>
      <w:r w:rsidR="00A808D5">
        <w:fldChar w:fldCharType="end"/>
      </w:r>
      <w:r w:rsidR="00A808D5">
        <w:t>, similar to rates observed in Europe</w:t>
      </w:r>
      <w:r w:rsidR="00A808D5">
        <w:fldChar w:fldCharType="begin"/>
      </w:r>
      <w:r w:rsidR="00A808D5">
        <w:instrText xml:space="preserve"> ADDIN EN.CITE &lt;EndNote&gt;&lt;Cite&gt;&lt;Author&gt;Pinchinat&lt;/Author&gt;&lt;Year&gt;2013&lt;/Year&gt;&lt;RecNum&gt;81&lt;/RecNum&gt;&lt;DisplayText&gt;[3]&lt;/DisplayText&gt;&lt;record&gt;&lt;rec-number&gt;81&lt;/rec-number&gt;&lt;foreign-keys&gt;&lt;key app="EN" db-id="etz0fzt9irpvzmesttlxpwt8sevx05zeww00" timestamp="1557751024"&gt;81&lt;/key&gt;&lt;/foreign-keys&gt;&lt;ref-type name="Journal Article"&gt;17&lt;/ref-type&gt;&lt;contributors&gt;&lt;authors&gt;&lt;author&gt;Pinchinat, Sybil&lt;/author&gt;&lt;author&gt;Cebrián-Cuenca, Ana M.&lt;/author&gt;&lt;author&gt;Bricout, Hélène&lt;/author&gt;&lt;author&gt;Johnson, Robert W.&lt;/author&gt;&lt;/authors&gt;&lt;/contributors&gt;&lt;titles&gt;&lt;title&gt;Similar herpes zoster incidence across Europe: results from a systematic literature review&lt;/title&gt;&lt;secondary-title&gt;BMC infectious diseases&lt;/secondary-title&gt;&lt;/titles&gt;&lt;periodical&gt;&lt;full-title&gt;BMC Infectious Diseases&lt;/full-title&gt;&lt;/periodical&gt;&lt;pages&gt;170-170&lt;/pages&gt;&lt;volume&gt;13&lt;/volume&gt;&lt;dates&gt;&lt;year&gt;2013&lt;/year&gt;&lt;/dates&gt;&lt;publisher&gt;BioMed Central&lt;/publisher&gt;&lt;isbn&gt;1471-2334&lt;/isbn&gt;&lt;accession-num&gt;23574765&lt;/accession-num&gt;&lt;urls&gt;&lt;related-urls&gt;&lt;url&gt;https://www.ncbi.nlm.nih.gov/pubmed/23574765&lt;/url&gt;&lt;url&gt;https://www.ncbi.nlm.nih.gov/pmc/PMC3637114/&lt;/url&gt;&lt;/related-urls&gt;&lt;/urls&gt;&lt;electronic-resource-num&gt;10.1186/1471-2334-13-170&lt;/electronic-resource-num&gt;&lt;remote-database-name&gt;PubMed&lt;/remote-database-name&gt;&lt;language&gt;eng&lt;/language&gt;&lt;/record&gt;&lt;/Cite&gt;&lt;/EndNote&gt;</w:instrText>
      </w:r>
      <w:r w:rsidR="00A808D5">
        <w:fldChar w:fldCharType="separate"/>
      </w:r>
      <w:r w:rsidR="00A808D5">
        <w:rPr>
          <w:noProof/>
        </w:rPr>
        <w:t>[3]</w:t>
      </w:r>
      <w:r w:rsidR="00A808D5">
        <w:fldChar w:fldCharType="end"/>
      </w:r>
      <w:r w:rsidR="00A808D5">
        <w:t xml:space="preserve"> and the United States</w:t>
      </w:r>
      <w:r w:rsidR="005B4954">
        <w:t xml:space="preserve"> (US)</w:t>
      </w:r>
      <w:r w:rsidR="00A808D5">
        <w:t>.</w:t>
      </w:r>
      <w:r w:rsidR="00A808D5">
        <w:fldChar w:fldCharType="begin"/>
      </w:r>
      <w:r w:rsidR="00A808D5">
        <w:instrText xml:space="preserve"> ADDIN EN.CITE &lt;EndNote&gt;&lt;Cite&gt;&lt;Author&gt;Insinga&lt;/Author&gt;&lt;Year&gt;2005&lt;/Year&gt;&lt;RecNum&gt;83&lt;/RecNum&gt;&lt;DisplayText&gt;[4]&lt;/DisplayText&gt;&lt;record&gt;&lt;rec-number&gt;83&lt;/rec-number&gt;&lt;foreign-keys&gt;&lt;key app="EN" db-id="etz0fzt9irpvzmesttlxpwt8sevx05zeww00" timestamp="1557751282"&gt;83&lt;/key&gt;&lt;/foreign-keys&gt;&lt;ref-type name="Journal Article"&gt;17&lt;/ref-type&gt;&lt;contributors&gt;&lt;authors&gt;&lt;author&gt;Insinga, R. P.&lt;/author&gt;&lt;author&gt;Itzler, R. F.&lt;/author&gt;&lt;author&gt;Pellissier, J. M.&lt;/author&gt;&lt;author&gt;Saddier, P.&lt;/author&gt;&lt;author&gt;Nikas, A. A.&lt;/author&gt;&lt;/authors&gt;&lt;/contributors&gt;&lt;auth-address&gt;Department of Health Economic Statistics, Merck Research Laboratories, Blue Bell, PA, USA. ralph_insinga@merck.com&lt;/auth-address&gt;&lt;titles&gt;&lt;title&gt;The incidence of herpes zoster in a United States administrative database&lt;/title&gt;&lt;secondary-title&gt;J Gen Intern Med&lt;/secondary-title&gt;&lt;alt-title&gt;Journal of general internal medicine&lt;/alt-title&gt;&lt;/titles&gt;&lt;periodical&gt;&lt;full-title&gt;J Gen Intern Med&lt;/full-title&gt;&lt;abbr-1&gt;Journal of general internal medicine&lt;/abbr-1&gt;&lt;/periodical&gt;&lt;alt-periodical&gt;&lt;full-title&gt;J Gen Intern Med&lt;/full-title&gt;&lt;abbr-1&gt;Journal of general internal medicine&lt;/abbr-1&gt;&lt;/alt-periodical&gt;&lt;pages&gt;748-53&lt;/pages&gt;&lt;volume&gt;20&lt;/volume&gt;&lt;number&gt;8&lt;/number&gt;&lt;edition&gt;2005/07/30&lt;/edition&gt;&lt;keywords&gt;&lt;keyword&gt;Adolescent&lt;/keyword&gt;&lt;keyword&gt;Adult&lt;/keyword&gt;&lt;keyword&gt;Aged&lt;/keyword&gt;&lt;keyword&gt;Aged, 80 and over&lt;/keyword&gt;&lt;keyword&gt;Child&lt;/keyword&gt;&lt;keyword&gt;Databases, Factual&lt;/keyword&gt;&lt;keyword&gt;Female&lt;/keyword&gt;&lt;keyword&gt;Herpes Zoster/*epidemiology&lt;/keyword&gt;&lt;keyword&gt;Humans&lt;/keyword&gt;&lt;keyword&gt;Incidence&lt;/keyword&gt;&lt;keyword&gt;Male&lt;/keyword&gt;&lt;keyword&gt;Middle Aged&lt;/keyword&gt;&lt;keyword&gt;United States/epidemiology&lt;/keyword&gt;&lt;/keywords&gt;&lt;dates&gt;&lt;year&gt;2005&lt;/year&gt;&lt;pub-dates&gt;&lt;date&gt;Aug&lt;/date&gt;&lt;/pub-dates&gt;&lt;/dates&gt;&lt;isbn&gt;0884-8734&lt;/isbn&gt;&lt;accession-num&gt;16050886&lt;/accession-num&gt;&lt;urls&gt;&lt;/urls&gt;&lt;custom2&gt;PMC1490195&lt;/custom2&gt;&lt;electronic-resource-num&gt;10.1111/j.1525-1497.2005.0150.x&lt;/electronic-resource-num&gt;&lt;remote-database-provider&gt;NLM&lt;/remote-database-provider&gt;&lt;language&gt;eng&lt;/language&gt;&lt;/record&gt;&lt;/Cite&gt;&lt;/EndNote&gt;</w:instrText>
      </w:r>
      <w:r w:rsidR="00A808D5">
        <w:fldChar w:fldCharType="separate"/>
      </w:r>
      <w:r w:rsidR="00A808D5">
        <w:rPr>
          <w:noProof/>
        </w:rPr>
        <w:t>[4]</w:t>
      </w:r>
      <w:r w:rsidR="00A808D5">
        <w:fldChar w:fldCharType="end"/>
      </w:r>
      <w:r w:rsidR="00A808D5">
        <w:t xml:space="preserve"> The risk of </w:t>
      </w:r>
      <w:r w:rsidR="00C23E7D">
        <w:t>post-herpetic neuralgia</w:t>
      </w:r>
      <w:r w:rsidR="00A808D5">
        <w:t>, a chronic neuropathic pain syndrome</w:t>
      </w:r>
      <w:ins w:id="44" w:author="catherine.glover1" w:date="2019-05-28T16:35:00Z">
        <w:r w:rsidR="003F5BCC">
          <w:t xml:space="preserve"> common</w:t>
        </w:r>
      </w:ins>
      <w:ins w:id="45" w:author="James Totterdell" w:date="2019-08-30T08:06:00Z">
        <w:r w:rsidR="001F656D">
          <w:t>ly</w:t>
        </w:r>
      </w:ins>
      <w:ins w:id="46" w:author="catherine.glover1" w:date="2019-05-28T16:35:00Z">
        <w:r w:rsidR="003F5BCC">
          <w:t xml:space="preserve"> following HZ</w:t>
        </w:r>
      </w:ins>
      <w:r w:rsidR="00A808D5">
        <w:t xml:space="preserve">, also </w:t>
      </w:r>
      <w:r w:rsidR="00C23E7D">
        <w:t>increases with age</w:t>
      </w:r>
      <w:r w:rsidR="00A808D5">
        <w:t>.</w:t>
      </w:r>
      <w:r w:rsidR="00C23E7D">
        <w:fldChar w:fldCharType="begin">
          <w:fldData xml:space="preserve">PEVuZE5vdGU+PENpdGU+PEF1dGhvcj5ZYXduPC9BdXRob3I+PFllYXI+MjAwNzwvWWVhcj48UmVj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</w:fldData>
        </w:fldChar>
      </w:r>
      <w:r w:rsidR="00A808D5">
        <w:instrText xml:space="preserve"> ADDIN EN.CITE </w:instrText>
      </w:r>
      <w:r w:rsidR="00A808D5">
        <w:fldChar w:fldCharType="begin">
          <w:fldData xml:space="preserve">PEVuZE5vdGU+PENpdGU+PEF1dGhvcj5ZYXduPC9BdXRob3I+PFllYXI+MjAwNzwvWWVhcj48UmVj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</w:fldData>
        </w:fldChar>
      </w:r>
      <w:r w:rsidR="00A808D5">
        <w:instrText xml:space="preserve"> ADDIN EN.CITE.DATA </w:instrText>
      </w:r>
      <w:r w:rsidR="00A808D5">
        <w:fldChar w:fldCharType="end"/>
      </w:r>
      <w:r w:rsidR="00C23E7D">
        <w:fldChar w:fldCharType="separate"/>
      </w:r>
      <w:r w:rsidR="00A808D5">
        <w:rPr>
          <w:noProof/>
        </w:rPr>
        <w:t>[5]</w:t>
      </w:r>
      <w:r w:rsidR="00C23E7D">
        <w:fldChar w:fldCharType="end"/>
      </w:r>
      <w:r w:rsidR="00C23E7D">
        <w:t xml:space="preserve">  </w:t>
      </w:r>
      <w:r w:rsidR="00A808D5">
        <w:t xml:space="preserve">Disseminated disease can occur in people who are immunosuppressed. </w:t>
      </w:r>
    </w:p>
    <w:p w14:paraId="1FC9EB37" w14:textId="47017391" w:rsidR="00A4646B" w:rsidRDefault="00CF77CE" w:rsidP="00EC2380">
      <w:pPr>
        <w:spacing w:after="120" w:line="480" w:lineRule="auto"/>
      </w:pPr>
      <w:r>
        <w:t>Live attenuated varicella-zoster vaccine (</w:t>
      </w:r>
      <w:r w:rsidR="00A808D5">
        <w:t>ZVL</w:t>
      </w:r>
      <w:r>
        <w:t xml:space="preserve">) </w:t>
      </w:r>
      <w:r w:rsidR="00A4646B">
        <w:t>was</w:t>
      </w:r>
      <w:r>
        <w:t xml:space="preserve"> registered </w:t>
      </w:r>
      <w:del w:id="47" w:author="catherine.glover1" w:date="2019-05-28T16:36:00Z">
        <w:r w:rsidDel="003F5BCC">
          <w:delText xml:space="preserve">in Australia </w:delText>
        </w:r>
      </w:del>
      <w:r w:rsidRPr="00CF77CE">
        <w:t xml:space="preserve">for use in </w:t>
      </w:r>
      <w:r w:rsidR="00552AD0">
        <w:t>Australia in 2006 and available from 2014</w:t>
      </w:r>
      <w:r w:rsidR="00A4646B" w:rsidRPr="00A4646B">
        <w:t xml:space="preserve"> </w:t>
      </w:r>
      <w:r w:rsidR="00A4646B">
        <w:t>for people aged over 50 years</w:t>
      </w:r>
      <w:r w:rsidR="00552AD0">
        <w:t xml:space="preserve">. It is </w:t>
      </w:r>
      <w:r>
        <w:t>recommended for immunocompetent adults over 60 years of age.</w:t>
      </w:r>
      <w:r w:rsidR="00A808D5">
        <w:t xml:space="preserve"> </w:t>
      </w:r>
      <w:r w:rsidR="005A64DB" w:rsidRPr="00B2637F">
        <w:t xml:space="preserve">In November 2016, a funded </w:t>
      </w:r>
      <w:r w:rsidR="00A808D5">
        <w:t>ZVL</w:t>
      </w:r>
      <w:r w:rsidR="00723C1B">
        <w:t xml:space="preserve"> </w:t>
      </w:r>
      <w:r w:rsidR="005A64DB" w:rsidRPr="00B2637F">
        <w:t xml:space="preserve">immunisation program commenced </w:t>
      </w:r>
      <w:r w:rsidR="005B4954">
        <w:t xml:space="preserve">under the Australian National Immunisation Program (NIP) </w:t>
      </w:r>
      <w:r w:rsidR="005A64DB" w:rsidRPr="00B2637F">
        <w:t>for adults</w:t>
      </w:r>
      <w:r w:rsidRPr="00CF77CE">
        <w:t xml:space="preserve"> aged 70 years</w:t>
      </w:r>
      <w:ins w:id="48" w:author="catherine.glover1" w:date="2019-05-28T16:36:00Z">
        <w:r w:rsidR="003F5BCC">
          <w:t>,</w:t>
        </w:r>
      </w:ins>
      <w:r>
        <w:t xml:space="preserve"> </w:t>
      </w:r>
      <w:r w:rsidRPr="00CF77CE">
        <w:t>with catch-up for those aged 71–79 years</w:t>
      </w:r>
      <w:r>
        <w:t xml:space="preserve"> </w:t>
      </w:r>
      <w:del w:id="49" w:author="catherine.glover1" w:date="2019-05-28T16:36:00Z">
        <w:r w:rsidRPr="00CF77CE" w:rsidDel="003F5BCC">
          <w:delText xml:space="preserve">also </w:delText>
        </w:r>
      </w:del>
      <w:r w:rsidRPr="00CF77CE">
        <w:t>funded until October 2021</w:t>
      </w:r>
      <w:r w:rsidR="005A64DB">
        <w:t xml:space="preserve">. </w:t>
      </w:r>
    </w:p>
    <w:p w14:paraId="4A9F4750" w14:textId="2F32A666" w:rsidR="00EC42A2" w:rsidRDefault="00A808D5" w:rsidP="00EC2380">
      <w:pPr>
        <w:spacing w:after="120" w:line="480" w:lineRule="auto"/>
        <w:rPr>
          <w:ins w:id="50" w:author="James Totterdell" w:date="2019-06-13T09:22:00Z"/>
          <w:lang w:val="en-US"/>
        </w:rPr>
      </w:pPr>
      <w:r>
        <w:t>ZVL</w:t>
      </w:r>
      <w:r w:rsidR="005A64DB">
        <w:t xml:space="preserve"> was evaluated in large</w:t>
      </w:r>
      <w:ins w:id="51" w:author="catherine.glover1" w:date="2019-05-28T16:36:00Z">
        <w:r w:rsidR="003F5BCC">
          <w:t>,</w:t>
        </w:r>
      </w:ins>
      <w:r w:rsidR="005A64DB">
        <w:t xml:space="preserve"> </w:t>
      </w:r>
      <w:r w:rsidR="00DE3C81">
        <w:t>pre-</w:t>
      </w:r>
      <w:r w:rsidR="00E33DDE">
        <w:t>licensure</w:t>
      </w:r>
      <w:r w:rsidR="00DE3C81">
        <w:t xml:space="preserve"> </w:t>
      </w:r>
      <w:r w:rsidR="005A64DB">
        <w:t xml:space="preserve">clinical trials with </w:t>
      </w:r>
      <w:r w:rsidR="005A64DB" w:rsidRPr="00307249">
        <w:t xml:space="preserve">no </w:t>
      </w:r>
      <w:r w:rsidR="00723C1B">
        <w:rPr>
          <w:lang w:val="en-US"/>
        </w:rPr>
        <w:t>increased risk of serious adverse events</w:t>
      </w:r>
      <w:r w:rsidR="005B4954">
        <w:rPr>
          <w:lang w:val="en-US"/>
        </w:rPr>
        <w:t xml:space="preserve"> (SAE)</w:t>
      </w:r>
      <w:r w:rsidR="00723C1B">
        <w:rPr>
          <w:lang w:val="en-US"/>
        </w:rPr>
        <w:t>, hospitalized adverse events or death</w:t>
      </w:r>
      <w:r w:rsidR="005A64DB">
        <w:t>.</w:t>
      </w:r>
      <w:r w:rsidR="005A64DB">
        <w:fldChar w:fldCharType="begin">
          <w:fldData xml:space="preserve">PEVuZE5vdGU+PENpdGU+PEF1dGhvcj5PeG1hbjwvQXV0aG9yPjxZZWFyPjIwMDU8L1llYXI+PFJl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</w:fldData>
        </w:fldChar>
      </w:r>
      <w:r w:rsidR="00A4646B">
        <w:instrText xml:space="preserve"> ADDIN EN.CITE </w:instrText>
      </w:r>
      <w:r w:rsidR="00A4646B">
        <w:fldChar w:fldCharType="begin">
          <w:fldData xml:space="preserve">PEVuZE5vdGU+PENpdGU+PEF1dGhvcj5PeG1hbjwvQXV0aG9yPjxZZWFyPjIwMDU8L1llYXI+PFJl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</w:fldData>
        </w:fldChar>
      </w:r>
      <w:r w:rsidR="00A4646B">
        <w:instrText xml:space="preserve"> ADDIN EN.CITE.DATA </w:instrText>
      </w:r>
      <w:r w:rsidR="00A4646B">
        <w:fldChar w:fldCharType="end"/>
      </w:r>
      <w:r w:rsidR="005A64DB">
        <w:fldChar w:fldCharType="separate"/>
      </w:r>
      <w:r w:rsidR="00A4646B">
        <w:rPr>
          <w:noProof/>
        </w:rPr>
        <w:t>[6-8]</w:t>
      </w:r>
      <w:r w:rsidR="005A64DB">
        <w:fldChar w:fldCharType="end"/>
      </w:r>
      <w:r w:rsidR="005A64DB">
        <w:t xml:space="preserve"> </w:t>
      </w:r>
      <w:commentRangeStart w:id="52"/>
      <w:r w:rsidR="00E33DDE">
        <w:t>The</w:t>
      </w:r>
      <w:commentRangeEnd w:id="52"/>
      <w:r w:rsidR="005B4954">
        <w:rPr>
          <w:rStyle w:val="CommentReference"/>
        </w:rPr>
        <w:commentReference w:id="52"/>
      </w:r>
      <w:r w:rsidR="00E33DDE">
        <w:t xml:space="preserve"> rate of injection</w:t>
      </w:r>
      <w:r w:rsidR="005A64DB">
        <w:t xml:space="preserve"> site reactions</w:t>
      </w:r>
      <w:r w:rsidR="005B4954">
        <w:t xml:space="preserve"> (ISR)</w:t>
      </w:r>
      <w:r w:rsidR="005A64DB">
        <w:t xml:space="preserve"> </w:t>
      </w:r>
      <w:r w:rsidR="00E33DDE">
        <w:t>was higher in vaccine than placebo groups</w:t>
      </w:r>
      <w:r w:rsidR="00DE3C81">
        <w:t>.</w:t>
      </w:r>
      <w:r w:rsidR="00D6233F">
        <w:fldChar w:fldCharType="begin">
          <w:fldData xml:space="preserve">PEVuZE5vdGU+PENpdGU+PEF1dGhvcj5PeG1hbjwvQXV0aG9yPjxZZWFyPjIwMDU8L1llYXI+PFJl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</w:fldData>
        </w:fldChar>
      </w:r>
      <w:r w:rsidR="00A4646B">
        <w:instrText xml:space="preserve"> ADDIN EN.CITE </w:instrText>
      </w:r>
      <w:r w:rsidR="00A4646B">
        <w:fldChar w:fldCharType="begin">
          <w:fldData xml:space="preserve">PEVuZE5vdGU+PENpdGU+PEF1dGhvcj5PeG1hbjwvQXV0aG9yPjxZZWFyPjIwMDU8L1llYXI+PFJl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</w:fldData>
        </w:fldChar>
      </w:r>
      <w:r w:rsidR="00A4646B">
        <w:instrText xml:space="preserve"> ADDIN EN.CITE.DATA </w:instrText>
      </w:r>
      <w:r w:rsidR="00A4646B">
        <w:fldChar w:fldCharType="end"/>
      </w:r>
      <w:r w:rsidR="00D6233F">
        <w:fldChar w:fldCharType="separate"/>
      </w:r>
      <w:r w:rsidR="00A4646B">
        <w:rPr>
          <w:noProof/>
        </w:rPr>
        <w:t>[6, 8]</w:t>
      </w:r>
      <w:r w:rsidR="00D6233F">
        <w:fldChar w:fldCharType="end"/>
      </w:r>
      <w:r w:rsidR="009E1D1C">
        <w:t xml:space="preserve"> </w:t>
      </w:r>
      <w:r w:rsidR="00F96AE6">
        <w:t xml:space="preserve">A post-licensure clinical trial demonstrated a similar safety profile, with no statistically significant difference in the rate of </w:t>
      </w:r>
      <w:r w:rsidR="005B4954">
        <w:t>SAE</w:t>
      </w:r>
      <w:r w:rsidR="00F96AE6">
        <w:t xml:space="preserve"> up to 182 days following vaccination.</w:t>
      </w:r>
      <w:r w:rsidR="00F96AE6">
        <w:fldChar w:fldCharType="begin"/>
      </w:r>
      <w:r w:rsidR="00A4646B">
        <w:instrText xml:space="preserve"> ADDIN EN.CITE &lt;EndNote&gt;&lt;Cite&gt;&lt;Author&gt;Murray&lt;/Author&gt;&lt;Year&gt;2011&lt;/Year&gt;&lt;RecNum&gt;24&lt;/RecNum&gt;&lt;DisplayText&gt;[9]&lt;/DisplayText&gt;&lt;record&gt;&lt;rec-number&gt;24&lt;/rec-number&gt;&lt;foreign-keys&gt;&lt;key app="EN" db-id="etz0fzt9irpvzmesttlxpwt8sevx05zeww00" timestamp="1503980075"&gt;24&lt;/key&gt;&lt;/foreign-keys&gt;&lt;ref-type name="Journal Article"&gt;17&lt;/ref-type&gt;&lt;contributors&gt;&lt;authors&gt;&lt;author&gt;Murray, A. V.&lt;/author&gt;&lt;author&gt;Reisinger, K. S.&lt;/author&gt;&lt;author&gt;Kerzner, B.&lt;/author&gt;&lt;author&gt;Stek, J. E.&lt;/author&gt;&lt;author&gt;Sausser, T. A.&lt;/author&gt;&lt;author&gt;Xu, J.&lt;/author&gt;&lt;author&gt;Wang, W. W.&lt;/author&gt;&lt;author&gt;Chan, I. S.&lt;/author&gt;&lt;author&gt;Annunziato, P. W.&lt;/author&gt;&lt;author&gt;Parrino, J.&lt;/author&gt;&lt;/authors&gt;&lt;/contributors&gt;&lt;titles&gt;&lt;title&gt;Safety and tolerability of zoster vaccine in adults &amp;gt;=60 years old&lt;/title&gt;&lt;secondary-title&gt;Human Vaccines&lt;/secondary-title&gt;&lt;/titles&gt;&lt;periodical&gt;&lt;full-title&gt;Human Vaccines&lt;/full-title&gt;&lt;/periodical&gt;&lt;pages&gt;1130-6&lt;/pages&gt;&lt;volume&gt;7&lt;/volume&gt;&lt;number&gt;11&lt;/number&gt;&lt;dates&gt;&lt;year&gt;2011&lt;/year&gt;&lt;/dates&gt;&lt;accession-num&gt;22048110&lt;/accession-num&gt;&lt;work-type&gt;Randomized Controlled Trial&amp;#xD;Research Support, Non-U.S. Gov&amp;apos;t&lt;/work-type&gt;&lt;urls&gt;&lt;related-urls&gt;&lt;url&gt;http://ezproxy.library.usyd.edu.au/login?url=http://ovidsp.ovid.com/ovidweb.cgi?T=JS&amp;amp;CSC=Y&amp;amp;NEWS=N&amp;amp;PAGE=fulltext&amp;amp;D=med7&amp;amp;AN=22048110&lt;/url&gt;&lt;url&gt;http://DD8GH5YX7K.search.serialssolutions.com/?sid=OVID:medline&amp;amp;id=pmid:22048110&amp;amp;id=doi:10.4161hv.7.11.17982&amp;amp;issn=1554-8600&amp;amp;isbn=&amp;amp;volume=7&amp;amp;issue=11&amp;amp;spage=1130&amp;amp;pages=1130-6&amp;amp;date=2011&amp;amp;title=Human+Vaccines&amp;amp;atitle=Safety+and+tolerability+of+zoster+vaccine+in+adults+%3E%3D60+years+old.&amp;amp;aulast=Murray&lt;/url&gt;&lt;/related-urls&gt;&lt;/urls&gt;&lt;remote-database-name&gt;MEDLINE&lt;/remote-database-name&gt;&lt;remote-database-provider&gt;Ovid Technologies&lt;/remote-database-provider&gt;&lt;/record&gt;&lt;/Cite&gt;&lt;/EndNote&gt;</w:instrText>
      </w:r>
      <w:r w:rsidR="00F96AE6">
        <w:fldChar w:fldCharType="separate"/>
      </w:r>
      <w:r w:rsidR="00A4646B">
        <w:rPr>
          <w:noProof/>
        </w:rPr>
        <w:t>[9]</w:t>
      </w:r>
      <w:r w:rsidR="00F96AE6">
        <w:fldChar w:fldCharType="end"/>
      </w:r>
      <w:r w:rsidR="00F96AE6">
        <w:t xml:space="preserve"> </w:t>
      </w:r>
      <w:r w:rsidR="00EC42A2">
        <w:rPr>
          <w:lang w:val="en-US"/>
        </w:rPr>
        <w:t>Post-</w:t>
      </w:r>
      <w:r w:rsidR="005B4954">
        <w:rPr>
          <w:lang w:val="en-US"/>
        </w:rPr>
        <w:t>licensure</w:t>
      </w:r>
      <w:r w:rsidR="00EC42A2">
        <w:rPr>
          <w:lang w:val="en-US"/>
        </w:rPr>
        <w:t xml:space="preserve"> </w:t>
      </w:r>
      <w:r w:rsidR="00AB3A85">
        <w:rPr>
          <w:lang w:val="en-US"/>
        </w:rPr>
        <w:t xml:space="preserve">passive </w:t>
      </w:r>
      <w:r w:rsidR="00EC42A2">
        <w:rPr>
          <w:lang w:val="en-US"/>
        </w:rPr>
        <w:t>surveillance</w:t>
      </w:r>
      <w:r w:rsidR="007E571E">
        <w:rPr>
          <w:lang w:val="en-US"/>
        </w:rPr>
        <w:t xml:space="preserve"> </w:t>
      </w:r>
      <w:r w:rsidR="005B4954">
        <w:rPr>
          <w:lang w:val="en-US"/>
        </w:rPr>
        <w:t>has</w:t>
      </w:r>
      <w:r w:rsidR="007E571E">
        <w:rPr>
          <w:lang w:val="en-US"/>
        </w:rPr>
        <w:t xml:space="preserve"> been consistent with </w:t>
      </w:r>
      <w:r w:rsidR="005B4954">
        <w:rPr>
          <w:lang w:val="en-US"/>
        </w:rPr>
        <w:t>clinical</w:t>
      </w:r>
      <w:r w:rsidR="007E571E">
        <w:rPr>
          <w:lang w:val="en-US"/>
        </w:rPr>
        <w:t xml:space="preserve"> trials</w:t>
      </w:r>
      <w:r w:rsidR="00AB3A85">
        <w:rPr>
          <w:lang w:val="en-US"/>
        </w:rPr>
        <w:t xml:space="preserve">. Of </w:t>
      </w:r>
      <w:r w:rsidR="00AB3A85" w:rsidRPr="00AB3A85">
        <w:rPr>
          <w:lang w:val="en-US"/>
        </w:rPr>
        <w:t xml:space="preserve">23,556 </w:t>
      </w:r>
      <w:r w:rsidR="00AB3A85">
        <w:rPr>
          <w:lang w:val="en-US"/>
        </w:rPr>
        <w:t xml:space="preserve">reports submitted </w:t>
      </w:r>
      <w:r w:rsidR="00657A9D">
        <w:rPr>
          <w:lang w:val="en-US"/>
        </w:rPr>
        <w:t xml:space="preserve">by healthcare providers </w:t>
      </w:r>
      <w:r w:rsidR="00AB3A85">
        <w:rPr>
          <w:lang w:val="en-US"/>
        </w:rPr>
        <w:t xml:space="preserve">to the </w:t>
      </w:r>
      <w:r w:rsidR="005E4BE9" w:rsidRPr="005E4BE9">
        <w:rPr>
          <w:lang w:val="en-US"/>
        </w:rPr>
        <w:t xml:space="preserve">Merck, Sharp, &amp; Dohme Corp </w:t>
      </w:r>
      <w:r w:rsidR="005E4BE9">
        <w:rPr>
          <w:lang w:val="en-US"/>
        </w:rPr>
        <w:t>(</w:t>
      </w:r>
      <w:r w:rsidR="00AB3A85" w:rsidRPr="00AB3A85">
        <w:rPr>
          <w:lang w:val="en-US"/>
        </w:rPr>
        <w:t>MSD</w:t>
      </w:r>
      <w:r w:rsidR="005E4BE9">
        <w:rPr>
          <w:lang w:val="en-US"/>
        </w:rPr>
        <w:t>)</w:t>
      </w:r>
      <w:r w:rsidR="00AB3A85" w:rsidRPr="00AB3A85">
        <w:rPr>
          <w:lang w:val="en-US"/>
        </w:rPr>
        <w:t xml:space="preserve"> </w:t>
      </w:r>
      <w:r w:rsidR="005B4954">
        <w:rPr>
          <w:lang w:val="en-US"/>
        </w:rPr>
        <w:t>Adverse Event (AE)</w:t>
      </w:r>
      <w:r w:rsidR="00AB3A85" w:rsidRPr="00AB3A85">
        <w:rPr>
          <w:lang w:val="en-US"/>
        </w:rPr>
        <w:t xml:space="preserve"> global safety database</w:t>
      </w:r>
      <w:r w:rsidR="00AB3A85">
        <w:rPr>
          <w:lang w:val="en-US"/>
        </w:rPr>
        <w:t xml:space="preserve"> between May 2006 and May 2016, 93% </w:t>
      </w:r>
      <w:r w:rsidR="005B4954">
        <w:rPr>
          <w:lang w:val="en-US"/>
        </w:rPr>
        <w:t xml:space="preserve">of reports </w:t>
      </w:r>
      <w:r w:rsidR="00AB3A85">
        <w:rPr>
          <w:lang w:val="en-US"/>
        </w:rPr>
        <w:t>were non-serious</w:t>
      </w:r>
      <w:r w:rsidR="00CE2581">
        <w:rPr>
          <w:lang w:val="en-US"/>
        </w:rPr>
        <w:t xml:space="preserve">, with </w:t>
      </w:r>
      <w:r w:rsidR="005B4954">
        <w:rPr>
          <w:lang w:val="en-US"/>
        </w:rPr>
        <w:t>ISR</w:t>
      </w:r>
      <w:r w:rsidR="00CE2581">
        <w:rPr>
          <w:lang w:val="en-US"/>
        </w:rPr>
        <w:t xml:space="preserve"> </w:t>
      </w:r>
      <w:r w:rsidR="00B354CB">
        <w:rPr>
          <w:lang w:val="en-US"/>
        </w:rPr>
        <w:t>the</w:t>
      </w:r>
      <w:r w:rsidR="00CE2581">
        <w:rPr>
          <w:lang w:val="en-US"/>
        </w:rPr>
        <w:t xml:space="preserve"> most commonly reported AE</w:t>
      </w:r>
      <w:r w:rsidR="000D008A">
        <w:rPr>
          <w:lang w:val="en-US"/>
        </w:rPr>
        <w:t xml:space="preserve"> (20.5%), followed by </w:t>
      </w:r>
      <w:r w:rsidR="005B4954">
        <w:rPr>
          <w:lang w:val="en-US"/>
        </w:rPr>
        <w:t>HZ</w:t>
      </w:r>
      <w:r w:rsidR="000D008A">
        <w:rPr>
          <w:lang w:val="en-US"/>
        </w:rPr>
        <w:t xml:space="preserve"> (8.6%) and rash (4.2%)</w:t>
      </w:r>
      <w:r w:rsidR="00CE2581">
        <w:rPr>
          <w:lang w:val="en-US"/>
        </w:rPr>
        <w:t>.</w:t>
      </w:r>
      <w:r w:rsidR="000204D4">
        <w:rPr>
          <w:lang w:val="en-US"/>
        </w:rPr>
        <w:fldChar w:fldCharType="begin">
          <w:fldData xml:space="preserve">PEVuZE5vdGU+PENpdGU+PEF1dGhvcj5XaWxsaXM8L0F1dGhvcj48WWVhcj4yMDE3PC9ZZWFyPjxS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==
</w:fldData>
        </w:fldChar>
      </w:r>
      <w:r w:rsidR="004D4AAF">
        <w:rPr>
          <w:lang w:val="en-US"/>
        </w:rPr>
        <w:instrText xml:space="preserve"> ADDIN EN.CITE </w:instrText>
      </w:r>
      <w:r w:rsidR="004D4AAF">
        <w:rPr>
          <w:lang w:val="en-US"/>
        </w:rPr>
        <w:fldChar w:fldCharType="begin">
          <w:fldData xml:space="preserve">PEVuZE5vdGU+PENpdGU+PEF1dGhvcj5XaWxsaXM8L0F1dGhvcj48WWVhcj4yMDE3PC9ZZWFyPjxS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==
</w:fldData>
        </w:fldChar>
      </w:r>
      <w:r w:rsidR="004D4AAF">
        <w:rPr>
          <w:lang w:val="en-US"/>
        </w:rPr>
        <w:instrText xml:space="preserve"> ADDIN EN.CITE.DATA </w:instrText>
      </w:r>
      <w:r w:rsidR="004D4AAF">
        <w:rPr>
          <w:lang w:val="en-US"/>
        </w:rPr>
      </w:r>
      <w:r w:rsidR="004D4AAF">
        <w:rPr>
          <w:lang w:val="en-US"/>
        </w:rPr>
        <w:fldChar w:fldCharType="end"/>
      </w:r>
      <w:r w:rsidR="000204D4">
        <w:rPr>
          <w:lang w:val="en-US"/>
        </w:rPr>
      </w:r>
      <w:r w:rsidR="000204D4">
        <w:rPr>
          <w:lang w:val="en-US"/>
        </w:rPr>
        <w:fldChar w:fldCharType="separate"/>
      </w:r>
      <w:r w:rsidR="004D4AAF">
        <w:rPr>
          <w:noProof/>
          <w:lang w:val="en-US"/>
        </w:rPr>
        <w:t>[10]</w:t>
      </w:r>
      <w:r w:rsidR="000204D4">
        <w:rPr>
          <w:lang w:val="en-US"/>
        </w:rPr>
        <w:fldChar w:fldCharType="end"/>
      </w:r>
      <w:r w:rsidR="00AB3A85">
        <w:rPr>
          <w:lang w:val="en-US"/>
        </w:rPr>
        <w:t xml:space="preserve"> Of </w:t>
      </w:r>
      <w:r w:rsidR="00AB3A85" w:rsidRPr="00AB3A85">
        <w:rPr>
          <w:lang w:val="en-US"/>
        </w:rPr>
        <w:t>23,092</w:t>
      </w:r>
      <w:r w:rsidR="00AB3A85">
        <w:rPr>
          <w:lang w:val="en-US"/>
        </w:rPr>
        <w:t xml:space="preserve"> reports submitted to the </w:t>
      </w:r>
      <w:r w:rsidR="005B4954">
        <w:rPr>
          <w:lang w:val="en-US"/>
        </w:rPr>
        <w:t xml:space="preserve">US </w:t>
      </w:r>
      <w:r w:rsidR="00AB3A85">
        <w:rPr>
          <w:lang w:val="en-US"/>
        </w:rPr>
        <w:t>Vaccine Adverse Events Monitoring System (VAERS) from May 2006 to January 2015,</w:t>
      </w:r>
      <w:r w:rsidR="007E571E">
        <w:rPr>
          <w:lang w:val="en-US"/>
        </w:rPr>
        <w:t xml:space="preserve"> 96% </w:t>
      </w:r>
      <w:r w:rsidR="00AB3A85">
        <w:rPr>
          <w:lang w:val="en-US"/>
        </w:rPr>
        <w:t xml:space="preserve">were </w:t>
      </w:r>
      <w:r w:rsidR="007E571E">
        <w:rPr>
          <w:lang w:val="en-US"/>
        </w:rPr>
        <w:t xml:space="preserve">classified as </w:t>
      </w:r>
      <w:r w:rsidR="00AB3A85">
        <w:rPr>
          <w:lang w:val="en-US"/>
        </w:rPr>
        <w:t>non-</w:t>
      </w:r>
      <w:r w:rsidR="007E571E">
        <w:rPr>
          <w:lang w:val="en-US"/>
        </w:rPr>
        <w:t xml:space="preserve">serious, with </w:t>
      </w:r>
      <w:r w:rsidR="005B4954">
        <w:rPr>
          <w:lang w:val="en-US"/>
        </w:rPr>
        <w:t>ISR</w:t>
      </w:r>
      <w:r w:rsidR="007E571E">
        <w:rPr>
          <w:lang w:val="en-US"/>
        </w:rPr>
        <w:t xml:space="preserve">, </w:t>
      </w:r>
      <w:r w:rsidR="005B4954">
        <w:rPr>
          <w:lang w:val="en-US"/>
        </w:rPr>
        <w:t>HZ</w:t>
      </w:r>
      <w:r w:rsidR="007E571E">
        <w:rPr>
          <w:lang w:val="en-US"/>
        </w:rPr>
        <w:t xml:space="preserve"> and rash the most frequently reported non-serious </w:t>
      </w:r>
      <w:commentRangeStart w:id="53"/>
      <w:r w:rsidR="005B4954">
        <w:rPr>
          <w:lang w:val="en-US"/>
        </w:rPr>
        <w:t>AE</w:t>
      </w:r>
      <w:commentRangeEnd w:id="53"/>
      <w:r w:rsidR="008F5F50">
        <w:rPr>
          <w:rStyle w:val="CommentReference"/>
        </w:rPr>
        <w:commentReference w:id="53"/>
      </w:r>
      <w:r w:rsidR="007E571E">
        <w:rPr>
          <w:lang w:val="en-US"/>
        </w:rPr>
        <w:t>.</w:t>
      </w:r>
      <w:r w:rsidR="007E571E">
        <w:rPr>
          <w:lang w:val="en-US"/>
        </w:rPr>
        <w:fldChar w:fldCharType="begin">
          <w:fldData xml:space="preserve">PEVuZE5vdGU+PENpdGU+PEF1dGhvcj5NaWxsZXI8L0F1dGhvcj48WWVhcj4yMDE4PC9ZZWFyPjxS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</w:fldData>
        </w:fldChar>
      </w:r>
      <w:r w:rsidR="004D4AAF">
        <w:rPr>
          <w:lang w:val="en-US"/>
        </w:rPr>
        <w:instrText xml:space="preserve"> ADDIN EN.CITE </w:instrText>
      </w:r>
      <w:r w:rsidR="004D4AAF">
        <w:rPr>
          <w:lang w:val="en-US"/>
        </w:rPr>
        <w:fldChar w:fldCharType="begin">
          <w:fldData xml:space="preserve">PEVuZE5vdGU+PENpdGU+PEF1dGhvcj5NaWxsZXI8L0F1dGhvcj48WWVhcj4yMDE4PC9ZZWFyPjxS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</w:fldData>
        </w:fldChar>
      </w:r>
      <w:r w:rsidR="004D4AAF">
        <w:rPr>
          <w:lang w:val="en-US"/>
        </w:rPr>
        <w:instrText xml:space="preserve"> ADDIN EN.CITE.DATA </w:instrText>
      </w:r>
      <w:r w:rsidR="004D4AAF">
        <w:rPr>
          <w:lang w:val="en-US"/>
        </w:rPr>
      </w:r>
      <w:r w:rsidR="004D4AAF">
        <w:rPr>
          <w:lang w:val="en-US"/>
        </w:rPr>
        <w:fldChar w:fldCharType="end"/>
      </w:r>
      <w:r w:rsidR="007E571E">
        <w:rPr>
          <w:lang w:val="en-US"/>
        </w:rPr>
      </w:r>
      <w:r w:rsidR="007E571E">
        <w:rPr>
          <w:lang w:val="en-US"/>
        </w:rPr>
        <w:fldChar w:fldCharType="separate"/>
      </w:r>
      <w:r w:rsidR="004D4AAF">
        <w:rPr>
          <w:noProof/>
          <w:lang w:val="en-US"/>
        </w:rPr>
        <w:t>[11]</w:t>
      </w:r>
      <w:r w:rsidR="007E571E">
        <w:rPr>
          <w:lang w:val="en-US"/>
        </w:rPr>
        <w:fldChar w:fldCharType="end"/>
      </w:r>
      <w:r w:rsidR="007E571E">
        <w:rPr>
          <w:lang w:val="en-US"/>
        </w:rPr>
        <w:t xml:space="preserve">   </w:t>
      </w:r>
    </w:p>
    <w:p w14:paraId="4526608F" w14:textId="25DF53FC" w:rsidR="006A65D3" w:rsidRDefault="001F656D" w:rsidP="00EC2380">
      <w:pPr>
        <w:spacing w:after="120" w:line="480" w:lineRule="auto"/>
        <w:rPr>
          <w:lang w:val="en-US"/>
        </w:rPr>
      </w:pPr>
      <w:ins w:id="54" w:author="James Totterdell" w:date="2019-08-30T08:08:00Z">
        <w:r>
          <w:lastRenderedPageBreak/>
          <w:t xml:space="preserve">In Australia, </w:t>
        </w:r>
      </w:ins>
      <w:proofErr w:type="spellStart"/>
      <w:ins w:id="55" w:author="James Totterdell" w:date="2019-06-13T09:22:00Z">
        <w:r w:rsidR="006A65D3">
          <w:t>AusVaxSafety</w:t>
        </w:r>
        <w:proofErr w:type="spellEnd"/>
        <w:r w:rsidR="006A65D3">
          <w:t xml:space="preserve"> is an active vaccine safety surveillance system that monitors adverse e</w:t>
        </w:r>
        <w:r>
          <w:t xml:space="preserve">vents following immunisation </w:t>
        </w:r>
        <w:r w:rsidR="006A65D3">
          <w:t>using data reported directly from people receiving the vaccines (or their parent or carer) with responses solicited via an automated SMS or email. Active surveillance of zoster vaccine safety conducted from 1 November 2016 to 4 November 2018 identified no safety signals amongst 18,655 adults aged 70-79 years with 8.3\% of vaccinated individuals reporting an event</w:t>
        </w:r>
      </w:ins>
      <w:ins w:id="56" w:author="James Totterdell" w:date="2019-08-30T08:08:00Z">
        <w:r>
          <w:t xml:space="preserve"> (cite the website)</w:t>
        </w:r>
      </w:ins>
      <w:ins w:id="57" w:author="James Totterdell" w:date="2019-06-13T09:22:00Z">
        <w:r w:rsidR="006A65D3">
          <w:t>.</w:t>
        </w:r>
      </w:ins>
    </w:p>
    <w:p w14:paraId="333342B2" w14:textId="283F7AAB" w:rsidR="00DD6644" w:rsidRDefault="007E571E" w:rsidP="00DD6644">
      <w:pPr>
        <w:spacing w:after="120" w:line="480" w:lineRule="auto"/>
        <w:rPr>
          <w:ins w:id="58" w:author="James Totterdell" w:date="2019-08-30T08:12:00Z"/>
        </w:rPr>
      </w:pPr>
      <w:commentRangeStart w:id="59"/>
      <w:commentRangeStart w:id="60"/>
      <w:commentRangeStart w:id="61"/>
      <w:r>
        <w:rPr>
          <w:lang w:val="en-US"/>
        </w:rPr>
        <w:t>Post-marketing surveillance</w:t>
      </w:r>
      <w:r w:rsidR="00D115D7">
        <w:rPr>
          <w:lang w:val="en-US"/>
        </w:rPr>
        <w:t xml:space="preserve"> methods </w:t>
      </w:r>
      <w:commentRangeEnd w:id="59"/>
      <w:r w:rsidR="002B0B17">
        <w:rPr>
          <w:rStyle w:val="CommentReference"/>
        </w:rPr>
        <w:commentReference w:id="59"/>
      </w:r>
      <w:commentRangeEnd w:id="60"/>
      <w:r w:rsidR="00904DDA">
        <w:rPr>
          <w:rStyle w:val="CommentReference"/>
        </w:rPr>
        <w:commentReference w:id="60"/>
      </w:r>
      <w:r w:rsidR="00D115D7">
        <w:rPr>
          <w:lang w:val="en-US"/>
        </w:rPr>
        <w:t>are limited by the potential for biased reporting and,</w:t>
      </w:r>
      <w:r>
        <w:rPr>
          <w:lang w:val="en-US"/>
        </w:rPr>
        <w:t xml:space="preserve"> for ZV</w:t>
      </w:r>
      <w:r w:rsidR="005B4954">
        <w:rPr>
          <w:lang w:val="en-US"/>
        </w:rPr>
        <w:t>L</w:t>
      </w:r>
      <w:r w:rsidR="00D115D7">
        <w:rPr>
          <w:lang w:val="en-US"/>
        </w:rPr>
        <w:t>,</w:t>
      </w:r>
      <w:r>
        <w:rPr>
          <w:lang w:val="en-US"/>
        </w:rPr>
        <w:t xml:space="preserve"> is </w:t>
      </w:r>
      <w:r w:rsidR="00D115D7">
        <w:rPr>
          <w:lang w:val="en-US"/>
        </w:rPr>
        <w:t>confounded</w:t>
      </w:r>
      <w:r>
        <w:rPr>
          <w:lang w:val="en-US"/>
        </w:rPr>
        <w:t xml:space="preserve"> by the </w:t>
      </w:r>
      <w:r w:rsidR="005B4954">
        <w:rPr>
          <w:lang w:val="en-US"/>
        </w:rPr>
        <w:t>higher prevalence</w:t>
      </w:r>
      <w:r>
        <w:rPr>
          <w:lang w:val="en-US"/>
        </w:rPr>
        <w:t xml:space="preserve"> of chronic disease in </w:t>
      </w:r>
      <w:r w:rsidR="005B4954">
        <w:rPr>
          <w:lang w:val="en-US"/>
        </w:rPr>
        <w:t>the</w:t>
      </w:r>
      <w:r>
        <w:rPr>
          <w:lang w:val="en-US"/>
        </w:rPr>
        <w:t xml:space="preserve"> older </w:t>
      </w:r>
      <w:r w:rsidR="005B4954">
        <w:rPr>
          <w:lang w:val="en-US"/>
        </w:rPr>
        <w:t xml:space="preserve">target </w:t>
      </w:r>
      <w:r>
        <w:rPr>
          <w:lang w:val="en-US"/>
        </w:rPr>
        <w:t>population.</w:t>
      </w:r>
      <w:r>
        <w:rPr>
          <w:lang w:val="en-US"/>
        </w:rPr>
        <w:fldChar w:fldCharType="begin">
          <w:fldData xml:space="preserve">PEVuZE5vdGU+PENpdGU+PEF1dGhvcj5NaWxsZXI8L0F1dGhvcj48WWVhcj4yMDE4PC9ZZWFyPjxS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</w:fldData>
        </w:fldChar>
      </w:r>
      <w:r w:rsidR="004D4AAF" w:rsidRPr="00947AF3">
        <w:rPr>
          <w:lang w:val="en-US"/>
        </w:rPr>
        <w:instrText xml:space="preserve"> ADDIN EN.CITE </w:instrText>
      </w:r>
      <w:r w:rsidR="004D4AAF" w:rsidRPr="00947AF3">
        <w:rPr>
          <w:lang w:val="en-US"/>
        </w:rPr>
        <w:fldChar w:fldCharType="begin">
          <w:fldData xml:space="preserve">PEVuZE5vdGU+PENpdGU+PEF1dGhvcj5NaWxsZXI8L0F1dGhvcj48WWVhcj4yMDE4PC9ZZWFyPjxS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</w:fldData>
        </w:fldChar>
      </w:r>
      <w:r w:rsidR="004D4AAF" w:rsidRPr="00947AF3">
        <w:rPr>
          <w:lang w:val="en-US"/>
        </w:rPr>
        <w:instrText xml:space="preserve"> ADDIN EN.CITE.DATA </w:instrText>
      </w:r>
      <w:r w:rsidR="004D4AAF" w:rsidRPr="00947AF3">
        <w:rPr>
          <w:lang w:val="en-US"/>
        </w:rPr>
      </w:r>
      <w:r w:rsidR="004D4AAF" w:rsidRPr="00947AF3">
        <w:rPr>
          <w:lang w:val="en-US"/>
        </w:rPr>
        <w:fldChar w:fldCharType="end"/>
      </w:r>
      <w:r>
        <w:rPr>
          <w:lang w:val="en-US"/>
        </w:rPr>
      </w:r>
      <w:r>
        <w:rPr>
          <w:lang w:val="en-US"/>
        </w:rPr>
        <w:fldChar w:fldCharType="separate"/>
      </w:r>
      <w:r w:rsidR="004D4AAF">
        <w:rPr>
          <w:noProof/>
          <w:lang w:val="en-US"/>
        </w:rPr>
        <w:t>[11]</w:t>
      </w:r>
      <w:r>
        <w:rPr>
          <w:lang w:val="en-US"/>
        </w:rPr>
        <w:fldChar w:fldCharType="end"/>
      </w:r>
      <w:r w:rsidR="00D115D7">
        <w:rPr>
          <w:lang w:val="en-US"/>
        </w:rPr>
        <w:t xml:space="preserve"> </w:t>
      </w:r>
      <w:r w:rsidR="009E1D1C">
        <w:rPr>
          <w:lang w:val="en-US"/>
        </w:rPr>
        <w:t xml:space="preserve">The self-controlled case series </w:t>
      </w:r>
      <w:r w:rsidR="004F11BF">
        <w:rPr>
          <w:lang w:val="en-US"/>
        </w:rPr>
        <w:t xml:space="preserve">(SCCS) </w:t>
      </w:r>
      <w:r w:rsidR="009E1D1C">
        <w:rPr>
          <w:lang w:val="en-US"/>
        </w:rPr>
        <w:t xml:space="preserve">method </w:t>
      </w:r>
      <w:r w:rsidR="005B4954">
        <w:rPr>
          <w:lang w:val="en-US"/>
        </w:rPr>
        <w:t>was developed</w:t>
      </w:r>
      <w:r w:rsidR="009E1D1C">
        <w:rPr>
          <w:lang w:val="en-US"/>
        </w:rPr>
        <w:t xml:space="preserve"> for vaccine safety </w:t>
      </w:r>
      <w:r w:rsidR="004F11BF">
        <w:rPr>
          <w:lang w:val="en-US"/>
        </w:rPr>
        <w:t>assessment</w:t>
      </w:r>
      <w:r w:rsidR="005B4954">
        <w:rPr>
          <w:lang w:val="en-US"/>
        </w:rPr>
        <w:t xml:space="preserve"> and </w:t>
      </w:r>
      <w:del w:id="62" w:author="James Totterdell" w:date="2019-05-30T13:52:00Z">
        <w:r w:rsidR="004F11BF" w:rsidDel="007B76CC">
          <w:rPr>
            <w:lang w:val="en-US"/>
          </w:rPr>
          <w:delText xml:space="preserve">avoids </w:delText>
        </w:r>
      </w:del>
      <w:ins w:id="63" w:author="James Totterdell" w:date="2019-05-30T13:52:00Z">
        <w:r w:rsidR="007B76CC">
          <w:rPr>
            <w:lang w:val="en-US"/>
          </w:rPr>
          <w:t>has the p</w:t>
        </w:r>
        <w:r w:rsidR="000E590C">
          <w:rPr>
            <w:lang w:val="en-US"/>
          </w:rPr>
          <w:t xml:space="preserve">otential to automatically adjust for unmeasured </w:t>
        </w:r>
        <w:r w:rsidR="007B76CC">
          <w:rPr>
            <w:lang w:val="en-US"/>
          </w:rPr>
          <w:t xml:space="preserve">time-invariant </w:t>
        </w:r>
      </w:ins>
      <w:del w:id="64" w:author="James Totterdell" w:date="2019-05-30T13:52:00Z">
        <w:r w:rsidR="004F11BF" w:rsidDel="007B76CC">
          <w:rPr>
            <w:lang w:val="en-US"/>
          </w:rPr>
          <w:delText xml:space="preserve">confounding </w:delText>
        </w:r>
      </w:del>
      <w:ins w:id="65" w:author="James Totterdell" w:date="2019-05-30T13:52:00Z">
        <w:r w:rsidR="007B76CC">
          <w:rPr>
            <w:lang w:val="en-US"/>
          </w:rPr>
          <w:t xml:space="preserve">confounders </w:t>
        </w:r>
      </w:ins>
      <w:r w:rsidR="004F11BF">
        <w:rPr>
          <w:lang w:val="en-US"/>
        </w:rPr>
        <w:t xml:space="preserve">by allowing individuals to </w:t>
      </w:r>
      <w:r w:rsidR="004F11BF" w:rsidRPr="004F11BF">
        <w:rPr>
          <w:lang w:val="en-US"/>
        </w:rPr>
        <w:t>act as their own control</w:t>
      </w:r>
      <w:r w:rsidR="004F11BF">
        <w:rPr>
          <w:lang w:val="en-US"/>
        </w:rPr>
        <w:t>.</w:t>
      </w:r>
      <w:commentRangeEnd w:id="61"/>
      <w:r w:rsidR="00947AF3">
        <w:rPr>
          <w:rStyle w:val="CommentReference"/>
        </w:rPr>
        <w:commentReference w:id="61"/>
      </w:r>
      <w:r w:rsidR="00EE5D12">
        <w:rPr>
          <w:lang w:val="en-US"/>
        </w:rPr>
        <w:fldChar w:fldCharType="begin"/>
      </w:r>
      <w:r w:rsidR="004D4AAF">
        <w:rPr>
          <w:lang w:val="en-US"/>
        </w:rPr>
        <w:instrText xml:space="preserve"> ADDIN EN.CITE &lt;EndNote&gt;&lt;Cite&gt;&lt;Author&gt;Petersen&lt;/Author&gt;&lt;Year&gt;2016&lt;/Year&gt;&lt;RecNum&gt;11&lt;/RecNum&gt;&lt;DisplayText&gt;[12]&lt;/DisplayText&gt;&lt;record&gt;&lt;rec-number&gt;11&lt;/rec-number&gt;&lt;foreign-keys&gt;&lt;key app="EN" db-id="etz0fzt9irpvzmesttlxpwt8sevx05zeww00" timestamp="1503974798"&gt;11&lt;/key&gt;&lt;/foreign-keys&gt;&lt;ref-type name="Journal Article"&gt;17&lt;/ref-type&gt;&lt;contributors&gt;&lt;authors&gt;&lt;author&gt;Petersen, I&lt;/author&gt;&lt;author&gt;Douglas, I&lt;/author&gt;&lt;author&gt;Whitaker, H&lt;/author&gt;&lt;/authors&gt;&lt;/contributors&gt;&lt;titles&gt;&lt;title&gt;Self controlled case series methods: an alternative to standard epidemiological study designs&lt;/title&gt;&lt;secondary-title&gt;BMJ&lt;/secondary-title&gt;&lt;/titles&gt;&lt;periodical&gt;&lt;full-title&gt;BMJ&lt;/full-title&gt;&lt;/periodical&gt;&lt;pages&gt;i4515&lt;/pages&gt;&lt;volume&gt;354&lt;/volume&gt;&lt;dates&gt;&lt;year&gt;2016&lt;/year&gt;&lt;/dates&gt;&lt;urls&gt;&lt;/urls&gt;&lt;/record&gt;&lt;/Cite&gt;&lt;/EndNote&gt;</w:instrText>
      </w:r>
      <w:r w:rsidR="00EE5D12">
        <w:rPr>
          <w:lang w:val="en-US"/>
        </w:rPr>
        <w:fldChar w:fldCharType="separate"/>
      </w:r>
      <w:r w:rsidR="004D4AAF">
        <w:rPr>
          <w:noProof/>
          <w:lang w:val="en-US"/>
        </w:rPr>
        <w:t>[12]</w:t>
      </w:r>
      <w:r w:rsidR="00EE5D12">
        <w:rPr>
          <w:lang w:val="en-US"/>
        </w:rPr>
        <w:fldChar w:fldCharType="end"/>
      </w:r>
      <w:r w:rsidR="00E7254B">
        <w:rPr>
          <w:lang w:val="en-US"/>
        </w:rPr>
        <w:t xml:space="preserve"> </w:t>
      </w:r>
      <w:r w:rsidR="00CB0906">
        <w:rPr>
          <w:lang w:val="en-US"/>
        </w:rPr>
        <w:t xml:space="preserve">SCCS methodology has </w:t>
      </w:r>
      <w:ins w:id="66" w:author="catherine.glover1" w:date="2019-05-28T16:37:00Z">
        <w:r w:rsidR="008F5F50">
          <w:rPr>
            <w:lang w:val="en-US"/>
          </w:rPr>
          <w:t xml:space="preserve">previously </w:t>
        </w:r>
      </w:ins>
      <w:r w:rsidR="00CB0906">
        <w:rPr>
          <w:lang w:val="en-US"/>
        </w:rPr>
        <w:t xml:space="preserve">been used to examine </w:t>
      </w:r>
      <w:r w:rsidR="005B4954">
        <w:rPr>
          <w:lang w:val="en-US"/>
        </w:rPr>
        <w:t>ZVL</w:t>
      </w:r>
      <w:r w:rsidR="00785DBE">
        <w:rPr>
          <w:lang w:val="en-US"/>
        </w:rPr>
        <w:fldChar w:fldCharType="begin">
          <w:fldData xml:space="preserve">PEVuZE5vdGU+PENpdGU+PEF1dGhvcj5Uc2VuZzwvQXV0aG9yPjxZZWFyPjIwMTI8L1llYXI+PFJl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</w:fldData>
        </w:fldChar>
      </w:r>
      <w:r w:rsidR="00785DBE">
        <w:rPr>
          <w:lang w:val="en-US"/>
        </w:rPr>
        <w:instrText xml:space="preserve"> ADDIN EN.CITE </w:instrText>
      </w:r>
      <w:r w:rsidR="00785DBE">
        <w:rPr>
          <w:lang w:val="en-US"/>
        </w:rPr>
        <w:fldChar w:fldCharType="begin">
          <w:fldData xml:space="preserve">PEVuZE5vdGU+PENpdGU+PEF1dGhvcj5Uc2VuZzwvQXV0aG9yPjxZZWFyPjIwMTI8L1llYXI+PFJl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</w:fldData>
        </w:fldChar>
      </w:r>
      <w:r w:rsidR="00785DBE">
        <w:rPr>
          <w:lang w:val="en-US"/>
        </w:rPr>
        <w:instrText xml:space="preserve"> ADDIN EN.CITE.DATA </w:instrText>
      </w:r>
      <w:r w:rsidR="00785DBE">
        <w:rPr>
          <w:lang w:val="en-US"/>
        </w:rPr>
      </w:r>
      <w:r w:rsidR="00785DBE">
        <w:rPr>
          <w:lang w:val="en-US"/>
        </w:rPr>
        <w:fldChar w:fldCharType="end"/>
      </w:r>
      <w:r w:rsidR="00785DBE">
        <w:rPr>
          <w:lang w:val="en-US"/>
        </w:rPr>
      </w:r>
      <w:r w:rsidR="00785DBE">
        <w:rPr>
          <w:lang w:val="en-US"/>
        </w:rPr>
        <w:fldChar w:fldCharType="separate"/>
      </w:r>
      <w:r w:rsidR="00785DBE">
        <w:rPr>
          <w:noProof/>
          <w:lang w:val="en-US"/>
        </w:rPr>
        <w:t>[13]</w:t>
      </w:r>
      <w:r w:rsidR="00785DBE">
        <w:rPr>
          <w:lang w:val="en-US"/>
        </w:rPr>
        <w:fldChar w:fldCharType="end"/>
      </w:r>
      <w:r w:rsidR="00CB0906">
        <w:rPr>
          <w:lang w:val="en-US"/>
        </w:rPr>
        <w:t xml:space="preserve"> using data from managed care cohorts in the US. In Australia, </w:t>
      </w:r>
      <w:del w:id="67" w:author="James Totterdell" w:date="2019-08-30T08:11:00Z">
        <w:r w:rsidR="00CB0906" w:rsidDel="00031250">
          <w:rPr>
            <w:lang w:val="en-US"/>
          </w:rPr>
          <w:delText xml:space="preserve">however, managed care organisations do not exist. Older </w:delText>
        </w:r>
      </w:del>
      <w:ins w:id="68" w:author="James Totterdell" w:date="2019-08-30T08:11:00Z">
        <w:r w:rsidR="00031250">
          <w:rPr>
            <w:lang w:val="en-US"/>
          </w:rPr>
          <w:t xml:space="preserve">older </w:t>
        </w:r>
      </w:ins>
      <w:r w:rsidR="00CB0906">
        <w:rPr>
          <w:lang w:val="en-US"/>
        </w:rPr>
        <w:t xml:space="preserve">patients </w:t>
      </w:r>
      <w:del w:id="69" w:author="catherine.glover1" w:date="2019-05-28T16:37:00Z">
        <w:r w:rsidR="00CB0906" w:rsidDel="008F5F50">
          <w:rPr>
            <w:lang w:val="en-US"/>
          </w:rPr>
          <w:delText>are likely to</w:delText>
        </w:r>
      </w:del>
      <w:ins w:id="70" w:author="catherine.glover1" w:date="2019-05-28T16:37:00Z">
        <w:r w:rsidR="008F5F50">
          <w:rPr>
            <w:lang w:val="en-US"/>
          </w:rPr>
          <w:t>typically</w:t>
        </w:r>
      </w:ins>
      <w:r w:rsidR="00CB0906">
        <w:rPr>
          <w:lang w:val="en-US"/>
        </w:rPr>
        <w:t xml:space="preserve"> receive </w:t>
      </w:r>
      <w:r w:rsidR="005B4954">
        <w:rPr>
          <w:lang w:val="en-US"/>
        </w:rPr>
        <w:t>ZVL</w:t>
      </w:r>
      <w:r w:rsidR="00CB0906">
        <w:rPr>
          <w:lang w:val="en-US"/>
        </w:rPr>
        <w:t xml:space="preserve"> from their </w:t>
      </w:r>
      <w:commentRangeStart w:id="71"/>
      <w:del w:id="72" w:author="James Totterdell" w:date="2019-08-30T08:11:00Z">
        <w:r w:rsidR="00CB0906" w:rsidDel="00031250">
          <w:rPr>
            <w:lang w:val="en-US"/>
          </w:rPr>
          <w:delText xml:space="preserve">private </w:delText>
        </w:r>
        <w:commentRangeEnd w:id="71"/>
        <w:r w:rsidR="008F5F50" w:rsidDel="00031250">
          <w:rPr>
            <w:rStyle w:val="CommentReference"/>
          </w:rPr>
          <w:commentReference w:id="71"/>
        </w:r>
      </w:del>
      <w:r w:rsidR="00CB0906">
        <w:rPr>
          <w:lang w:val="en-US"/>
        </w:rPr>
        <w:t>general practitioner</w:t>
      </w:r>
      <w:r w:rsidR="005B4954">
        <w:rPr>
          <w:lang w:val="en-US"/>
        </w:rPr>
        <w:t xml:space="preserve"> (GP)</w:t>
      </w:r>
      <w:r w:rsidR="00E642B4">
        <w:rPr>
          <w:lang w:val="en-US"/>
        </w:rPr>
        <w:t xml:space="preserve">. While practices maintain their own </w:t>
      </w:r>
      <w:ins w:id="73" w:author="catherine.glover1" w:date="2019-05-28T16:38:00Z">
        <w:r w:rsidR="008F5F50">
          <w:rPr>
            <w:lang w:val="en-US"/>
          </w:rPr>
          <w:t xml:space="preserve">electronic </w:t>
        </w:r>
      </w:ins>
      <w:r w:rsidR="00E642B4">
        <w:rPr>
          <w:lang w:val="en-US"/>
        </w:rPr>
        <w:t>patient records, the</w:t>
      </w:r>
      <w:r w:rsidR="00845372">
        <w:rPr>
          <w:lang w:val="en-US"/>
        </w:rPr>
        <w:t xml:space="preserve"> </w:t>
      </w:r>
      <w:ins w:id="74" w:author="catherine.glover1" w:date="2019-05-28T16:39:00Z">
        <w:r w:rsidR="008F5F50">
          <w:rPr>
            <w:lang w:val="en-US"/>
          </w:rPr>
          <w:t xml:space="preserve">Australian Government Department of Health </w:t>
        </w:r>
        <w:proofErr w:type="spellStart"/>
        <w:r w:rsidR="008F5F50">
          <w:rPr>
            <w:lang w:val="en-US"/>
          </w:rPr>
          <w:t>funds</w:t>
        </w:r>
      </w:ins>
      <w:del w:id="75" w:author="catherine.glover1" w:date="2019-05-28T16:38:00Z">
        <w:r w:rsidR="00845372" w:rsidDel="008F5F50">
          <w:rPr>
            <w:lang w:val="en-US"/>
          </w:rPr>
          <w:delText xml:space="preserve">National Prescribing Service </w:delText>
        </w:r>
      </w:del>
      <w:del w:id="76" w:author="catherine.glover1" w:date="2019-05-28T16:39:00Z">
        <w:r w:rsidR="00845372" w:rsidDel="008F5F50">
          <w:rPr>
            <w:lang w:val="en-US"/>
          </w:rPr>
          <w:delText>(</w:delText>
        </w:r>
      </w:del>
      <w:r w:rsidR="00845372">
        <w:rPr>
          <w:lang w:val="en-US"/>
        </w:rPr>
        <w:t>NPS</w:t>
      </w:r>
      <w:proofErr w:type="spellEnd"/>
      <w:del w:id="77" w:author="catherine.glover1" w:date="2019-05-28T16:39:00Z">
        <w:r w:rsidR="00845372" w:rsidDel="008F5F50">
          <w:rPr>
            <w:lang w:val="en-US"/>
          </w:rPr>
          <w:delText>)</w:delText>
        </w:r>
      </w:del>
      <w:r w:rsidR="00845372">
        <w:rPr>
          <w:lang w:val="en-US"/>
        </w:rPr>
        <w:t xml:space="preserve"> </w:t>
      </w:r>
      <w:ins w:id="78" w:author="catherine.glover1" w:date="2019-05-28T16:39:00Z">
        <w:r w:rsidR="008F5F50">
          <w:rPr>
            <w:lang w:val="en-US"/>
          </w:rPr>
          <w:t xml:space="preserve">MedicineWise </w:t>
        </w:r>
      </w:ins>
      <w:ins w:id="79" w:author="catherine.glover1" w:date="2019-05-28T16:40:00Z">
        <w:r w:rsidR="008F5F50">
          <w:rPr>
            <w:lang w:val="en-US"/>
          </w:rPr>
          <w:t xml:space="preserve">to </w:t>
        </w:r>
      </w:ins>
      <w:r w:rsidR="005B4954">
        <w:rPr>
          <w:lang w:val="en-US"/>
        </w:rPr>
        <w:t>collate</w:t>
      </w:r>
      <w:del w:id="80" w:author="catherine.glover1" w:date="2019-05-28T16:40:00Z">
        <w:r w:rsidR="005B4954" w:rsidDel="008F5F50">
          <w:rPr>
            <w:lang w:val="en-US"/>
          </w:rPr>
          <w:delText>s</w:delText>
        </w:r>
      </w:del>
      <w:r w:rsidR="00845372">
        <w:rPr>
          <w:lang w:val="en-US"/>
        </w:rPr>
        <w:t xml:space="preserve"> </w:t>
      </w:r>
      <w:r w:rsidR="005B4954">
        <w:rPr>
          <w:lang w:val="en-US"/>
        </w:rPr>
        <w:t>GP</w:t>
      </w:r>
      <w:r w:rsidR="00845372">
        <w:rPr>
          <w:lang w:val="en-US"/>
        </w:rPr>
        <w:t xml:space="preserve"> data through the </w:t>
      </w:r>
      <w:proofErr w:type="spellStart"/>
      <w:r w:rsidR="00845372">
        <w:rPr>
          <w:lang w:val="en-US"/>
        </w:rPr>
        <w:t>MedicineInsight</w:t>
      </w:r>
      <w:proofErr w:type="spellEnd"/>
      <w:r w:rsidR="00845372">
        <w:rPr>
          <w:lang w:val="en-US"/>
        </w:rPr>
        <w:t xml:space="preserve"> </w:t>
      </w:r>
      <w:commentRangeStart w:id="81"/>
      <w:commentRangeStart w:id="82"/>
      <w:r w:rsidR="00845372">
        <w:rPr>
          <w:lang w:val="en-US"/>
        </w:rPr>
        <w:t>program</w:t>
      </w:r>
      <w:commentRangeEnd w:id="81"/>
      <w:r w:rsidR="00E642B4">
        <w:rPr>
          <w:rStyle w:val="CommentReference"/>
        </w:rPr>
        <w:commentReference w:id="81"/>
      </w:r>
      <w:commentRangeEnd w:id="82"/>
      <w:r w:rsidR="008F5F50">
        <w:rPr>
          <w:rStyle w:val="CommentReference"/>
        </w:rPr>
        <w:commentReference w:id="82"/>
      </w:r>
      <w:r w:rsidR="00845372">
        <w:rPr>
          <w:lang w:val="en-US"/>
        </w:rPr>
        <w:t xml:space="preserve">. </w:t>
      </w:r>
      <w:del w:id="83" w:author="James Totterdell" w:date="2019-08-30T08:13:00Z">
        <w:r w:rsidR="004E7C40" w:rsidDel="00031250">
          <w:rPr>
            <w:lang w:val="en-US"/>
          </w:rPr>
          <w:delText>This</w:delText>
        </w:r>
        <w:r w:rsidR="005B4954" w:rsidDel="00031250">
          <w:rPr>
            <w:lang w:val="en-US"/>
          </w:rPr>
          <w:delText xml:space="preserve"> study </w:delText>
        </w:r>
      </w:del>
      <w:ins w:id="84" w:author="catherine.glover1" w:date="2019-05-28T16:44:00Z">
        <w:del w:id="85" w:author="James Totterdell" w:date="2019-08-30T08:13:00Z">
          <w:r w:rsidR="00950D40" w:rsidDel="00031250">
            <w:rPr>
              <w:lang w:val="en-US"/>
            </w:rPr>
            <w:delText xml:space="preserve">used nationally representative GP data from MedicineInsight to </w:delText>
          </w:r>
        </w:del>
      </w:ins>
      <w:del w:id="86" w:author="James Totterdell" w:date="2019-08-30T08:13:00Z">
        <w:r w:rsidR="004E7C40" w:rsidDel="00031250">
          <w:rPr>
            <w:lang w:val="en-US"/>
          </w:rPr>
          <w:delText>examined</w:delText>
        </w:r>
        <w:r w:rsidR="005B4954" w:rsidDel="00031250">
          <w:rPr>
            <w:lang w:val="en-US"/>
          </w:rPr>
          <w:delText xml:space="preserve"> the risk of </w:delText>
        </w:r>
        <w:r w:rsidR="0051367B" w:rsidDel="00031250">
          <w:rPr>
            <w:lang w:val="en-US"/>
          </w:rPr>
          <w:delText>pre-</w:delText>
        </w:r>
        <w:r w:rsidR="005B4954" w:rsidDel="00031250">
          <w:rPr>
            <w:lang w:val="en-US"/>
          </w:rPr>
          <w:delText xml:space="preserve">specified AE in the target </w:delText>
        </w:r>
        <w:r w:rsidR="004E7C40" w:rsidDel="00031250">
          <w:rPr>
            <w:lang w:val="en-US"/>
          </w:rPr>
          <w:delText xml:space="preserve">NIP cohort </w:delText>
        </w:r>
        <w:r w:rsidR="0051367B" w:rsidDel="00031250">
          <w:rPr>
            <w:lang w:val="en-US"/>
          </w:rPr>
          <w:delText xml:space="preserve">using nationally representative GP data. </w:delText>
        </w:r>
        <w:r w:rsidR="00E95622" w:rsidRPr="00DD6644" w:rsidDel="00031250">
          <w:delText xml:space="preserve">This is the first time MedicineInsight data has been used to examine vaccine safety in an Australian GP </w:delText>
        </w:r>
        <w:commentRangeStart w:id="87"/>
        <w:commentRangeStart w:id="88"/>
        <w:r w:rsidR="00E95622" w:rsidRPr="00DD6644" w:rsidDel="00031250">
          <w:delText>cohort</w:delText>
        </w:r>
        <w:commentRangeEnd w:id="87"/>
        <w:r w:rsidR="00E95622" w:rsidDel="00031250">
          <w:rPr>
            <w:rStyle w:val="CommentReference"/>
          </w:rPr>
          <w:commentReference w:id="87"/>
        </w:r>
        <w:commentRangeEnd w:id="88"/>
        <w:r w:rsidR="008F5F50" w:rsidDel="00031250">
          <w:rPr>
            <w:rStyle w:val="CommentReference"/>
          </w:rPr>
          <w:commentReference w:id="88"/>
        </w:r>
        <w:r w:rsidR="00E95622" w:rsidRPr="00DD6644" w:rsidDel="00031250">
          <w:delText>.</w:delText>
        </w:r>
      </w:del>
    </w:p>
    <w:p w14:paraId="2BA75659" w14:textId="72D8BE44" w:rsidR="00031250" w:rsidRDefault="00031250" w:rsidP="00DD6644">
      <w:pPr>
        <w:spacing w:after="120" w:line="480" w:lineRule="auto"/>
        <w:rPr>
          <w:lang w:val="en-US"/>
        </w:rPr>
      </w:pPr>
      <w:ins w:id="89" w:author="James Totterdell" w:date="2019-08-30T08:12:00Z">
        <w:r>
          <w:t xml:space="preserve">The objective of this study was to use nationally representative GP data from </w:t>
        </w:r>
        <w:proofErr w:type="spellStart"/>
        <w:r>
          <w:t>MedsicineInsight</w:t>
        </w:r>
        <w:proofErr w:type="spellEnd"/>
        <w:r>
          <w:t xml:space="preserve"> to examine the risk of pre-specified </w:t>
        </w:r>
        <w:proofErr w:type="spellStart"/>
        <w:r>
          <w:t>adeverse</w:t>
        </w:r>
        <w:proofErr w:type="spellEnd"/>
        <w:r>
          <w:t xml:space="preserve"> events following ZVL in the target NIP cohort.</w:t>
        </w:r>
      </w:ins>
    </w:p>
    <w:p w14:paraId="07C14115" w14:textId="31CA8835" w:rsidR="005A64DB" w:rsidRPr="00A31280" w:rsidRDefault="00DD6644" w:rsidP="00DD6644">
      <w:pPr>
        <w:spacing w:after="120" w:line="480" w:lineRule="auto"/>
        <w:rPr>
          <w:b/>
        </w:rPr>
      </w:pPr>
      <w:r>
        <w:rPr>
          <w:b/>
        </w:rPr>
        <w:t xml:space="preserve">2. </w:t>
      </w:r>
      <w:r w:rsidR="005A64DB" w:rsidRPr="00A31280">
        <w:rPr>
          <w:b/>
        </w:rPr>
        <w:t>Methods</w:t>
      </w:r>
    </w:p>
    <w:p w14:paraId="0C4A46EA" w14:textId="34536BB3" w:rsidR="00FA4003" w:rsidRDefault="00FA4003" w:rsidP="00EC2380">
      <w:pPr>
        <w:spacing w:after="120" w:line="480" w:lineRule="auto"/>
        <w:rPr>
          <w:b/>
        </w:rPr>
      </w:pPr>
      <w:r>
        <w:rPr>
          <w:b/>
        </w:rPr>
        <w:t>2.1 Study setting</w:t>
      </w:r>
    </w:p>
    <w:p w14:paraId="7F577F33" w14:textId="1C45BF2C" w:rsidR="00FA4003" w:rsidRDefault="00D2449B" w:rsidP="00EC2380">
      <w:pPr>
        <w:spacing w:after="120" w:line="480" w:lineRule="auto"/>
        <w:rPr>
          <w:ins w:id="90" w:author="James Totterdell" w:date="2019-08-30T13:05:00Z"/>
          <w:rFonts w:cs="Arial"/>
        </w:rPr>
      </w:pPr>
      <w:commentRangeStart w:id="91"/>
      <w:r>
        <w:t xml:space="preserve">The </w:t>
      </w:r>
      <w:proofErr w:type="spellStart"/>
      <w:r w:rsidR="00FA4003" w:rsidRPr="00FA4003">
        <w:t>MedicineInsight</w:t>
      </w:r>
      <w:proofErr w:type="spellEnd"/>
      <w:r w:rsidR="00FA4003" w:rsidRPr="00FA4003">
        <w:t xml:space="preserve"> data set consists of longitudinal, de-identified, whole-of-practice data extracted from the </w:t>
      </w:r>
      <w:r w:rsidR="00FA4003">
        <w:t>clinical information systems</w:t>
      </w:r>
      <w:r w:rsidR="00072BFB">
        <w:t xml:space="preserve"> (CIS</w:t>
      </w:r>
      <w:del w:id="92" w:author="catherine.glover1" w:date="2019-05-28T16:45:00Z">
        <w:r w:rsidR="00072BFB" w:rsidDel="00A76D1E">
          <w:delText>s</w:delText>
        </w:r>
      </w:del>
      <w:r w:rsidR="00072BFB">
        <w:t>)</w:t>
      </w:r>
      <w:r w:rsidR="00FA4003" w:rsidRPr="00FA4003">
        <w:t xml:space="preserve"> of participating practice sites across Australia.</w:t>
      </w:r>
      <w:ins w:id="93" w:author="James Totterdell" w:date="2019-06-12T19:40:00Z">
        <w:r w:rsidR="00DE0365" w:rsidRPr="00DE0365">
          <w:t xml:space="preserve"> </w:t>
        </w:r>
      </w:ins>
      <w:moveToRangeStart w:id="94" w:author="James Totterdell" w:date="2019-06-12T19:40:00Z" w:name="move11260833"/>
      <w:moveTo w:id="95" w:author="James Totterdell" w:date="2019-06-12T19:40:00Z">
        <w:r w:rsidR="00DE0365">
          <w:t xml:space="preserve">These </w:t>
        </w:r>
        <w:r w:rsidR="00DE0365">
          <w:lastRenderedPageBreak/>
          <w:t>include sites in major cities and in rural and remote areas, similar to the distribution of the Australian population in these areas.</w:t>
        </w:r>
        <w:r w:rsidR="00DE0365">
          <w:fldChar w:fldCharType="begin"/>
        </w:r>
        <w:r w:rsidR="00DE0365">
          <w:instrText xml:space="preserve"> ADDIN EN.CITE &lt;EndNote&gt;&lt;Cite&gt;&lt;Author&gt;Australian Bureau of Statistics&lt;/Author&gt;&lt;Year&gt;2019&lt;/Year&gt;&lt;RecNum&gt;88&lt;/RecNum&gt;&lt;DisplayText&gt;[23]&lt;/DisplayText&gt;&lt;record&gt;&lt;rec-number&gt;88&lt;/rec-number&gt;&lt;foreign-keys&gt;&lt;key app="EN" db-id="etz0fzt9irpvzmesttlxpwt8sevx05zeww00" timestamp="1558187265"&gt;88&lt;/key&gt;&lt;/foreign-keys&gt;&lt;ref-type name="Web Page"&gt;12&lt;/ref-type&gt;&lt;contributors&gt;&lt;authors&gt;&lt;author&gt;Australian Bureau of Statistics,&lt;/author&gt;&lt;/authors&gt;&lt;/contributors&gt;&lt;titles&gt;&lt;title&gt;Population&lt;/title&gt;&lt;/titles&gt;&lt;dates&gt;&lt;year&gt;2019&lt;/year&gt;&lt;/dates&gt;&lt;pub-location&gt;Canberra&lt;/pub-location&gt;&lt;publisher&gt;ABS&lt;/publisher&gt;&lt;urls&gt;&lt;related-urls&gt;&lt;url&gt;https://www.abs.gov.au/Population&lt;/url&gt;&lt;/related-urls&gt;&lt;/urls&gt;&lt;custom1&gt;2019&lt;/custom1&gt;&lt;custom2&gt;18 May&lt;/custom2&gt;&lt;access-date&gt;18 May 2015&lt;/access-date&gt;&lt;/record&gt;&lt;/Cite&gt;&lt;/EndNote&gt;</w:instrText>
        </w:r>
        <w:r w:rsidR="00DE0365">
          <w:fldChar w:fldCharType="separate"/>
        </w:r>
        <w:r w:rsidR="00DE0365">
          <w:rPr>
            <w:noProof/>
          </w:rPr>
          <w:t>[23]</w:t>
        </w:r>
        <w:r w:rsidR="00DE0365">
          <w:fldChar w:fldCharType="end"/>
        </w:r>
      </w:moveTo>
      <w:moveToRangeEnd w:id="94"/>
      <w:r w:rsidR="00FA4003">
        <w:t xml:space="preserve"> </w:t>
      </w:r>
      <w:del w:id="96" w:author="James Totterdell" w:date="2019-06-12T19:40:00Z">
        <w:r w:rsidR="002A50FC" w:rsidDel="00DE0365">
          <w:rPr>
            <w:rFonts w:cs="Arial"/>
          </w:rPr>
          <w:delText xml:space="preserve">It </w:delText>
        </w:r>
        <w:r w:rsidR="00DE5986" w:rsidDel="00DE0365">
          <w:rPr>
            <w:rFonts w:cs="Arial"/>
          </w:rPr>
          <w:delText>includes</w:delText>
        </w:r>
      </w:del>
      <w:ins w:id="97" w:author="James Totterdell" w:date="2019-06-12T19:40:00Z">
        <w:r w:rsidR="00DE0365">
          <w:rPr>
            <w:rFonts w:cs="Arial"/>
          </w:rPr>
          <w:t>Participating sites represent</w:t>
        </w:r>
      </w:ins>
      <w:r w:rsidR="00FA4003" w:rsidRPr="00FA4003">
        <w:rPr>
          <w:rFonts w:cs="Arial"/>
        </w:rPr>
        <w:t xml:space="preserve"> between 15% and 20% of the Australian population.</w:t>
      </w:r>
      <w:r w:rsidR="00FA4003">
        <w:rPr>
          <w:rFonts w:cs="Arial"/>
        </w:rPr>
        <w:t xml:space="preserve"> </w:t>
      </w:r>
      <w:commentRangeEnd w:id="91"/>
      <w:r w:rsidR="00DE166C">
        <w:rPr>
          <w:rStyle w:val="CommentReference"/>
        </w:rPr>
        <w:commentReference w:id="91"/>
      </w:r>
      <w:r w:rsidR="00DE5986">
        <w:rPr>
          <w:rFonts w:cs="Arial"/>
        </w:rPr>
        <w:t xml:space="preserve">Data is </w:t>
      </w:r>
      <w:r w:rsidR="00127E73">
        <w:rPr>
          <w:rFonts w:cs="Arial"/>
        </w:rPr>
        <w:t>extracted</w:t>
      </w:r>
      <w:r w:rsidR="00DE5986">
        <w:rPr>
          <w:rFonts w:cs="Arial"/>
        </w:rPr>
        <w:t xml:space="preserve"> on</w:t>
      </w:r>
      <w:r w:rsidR="00FA4003" w:rsidRPr="00FA4003">
        <w:rPr>
          <w:rFonts w:cs="Arial"/>
        </w:rPr>
        <w:t xml:space="preserve"> patient demographics, practice encounters (excluding progress notes), diagnoses, </w:t>
      </w:r>
      <w:r w:rsidR="00127E73">
        <w:rPr>
          <w:rFonts w:cs="Arial"/>
        </w:rPr>
        <w:t xml:space="preserve">vaccinations, </w:t>
      </w:r>
      <w:r w:rsidR="00FA4003" w:rsidRPr="00FA4003">
        <w:rPr>
          <w:rFonts w:cs="Arial"/>
        </w:rPr>
        <w:t xml:space="preserve">prescriptions, pathology tests and referrals. </w:t>
      </w:r>
      <w:r w:rsidR="00127E73">
        <w:rPr>
          <w:rFonts w:cs="Arial"/>
        </w:rPr>
        <w:t xml:space="preserve">Practice encounters can include clinical (a medical or nursing appointment) or non-clinical (an entry by administration staff) encounters. </w:t>
      </w:r>
      <w:r w:rsidR="002A50FC">
        <w:rPr>
          <w:rFonts w:cs="Arial"/>
        </w:rPr>
        <w:t>W</w:t>
      </w:r>
      <w:r w:rsidR="00FA4003" w:rsidRPr="00FA4003">
        <w:rPr>
          <w:rFonts w:cs="Arial"/>
        </w:rPr>
        <w:t>ithin-site individual identifiers are used to identify records common to an individual.</w:t>
      </w:r>
      <w:ins w:id="98" w:author="James Totterdell" w:date="2019-06-04T08:25:00Z">
        <w:r w:rsidR="00101AB0">
          <w:rPr>
            <w:rFonts w:cs="Arial"/>
          </w:rPr>
          <w:t xml:space="preserve"> </w:t>
        </w:r>
      </w:ins>
    </w:p>
    <w:p w14:paraId="3AC3AD30" w14:textId="166C9351" w:rsidR="00BD7110" w:rsidRPr="00FA4003" w:rsidRDefault="00BD7110" w:rsidP="00EC2380">
      <w:pPr>
        <w:spacing w:after="120" w:line="480" w:lineRule="auto"/>
      </w:pPr>
      <w:ins w:id="99" w:author="James Totterdell" w:date="2019-08-30T13:05:00Z">
        <w:r>
          <w:rPr>
            <w:rFonts w:cs="Arial"/>
          </w:rPr>
          <w:t>(Maybe NPS</w:t>
        </w:r>
        <w:r w:rsidR="004C39EC">
          <w:rPr>
            <w:rFonts w:cs="Arial"/>
          </w:rPr>
          <w:t xml:space="preserve"> would have other details to include)</w:t>
        </w:r>
      </w:ins>
    </w:p>
    <w:p w14:paraId="1BEA6B2B" w14:textId="4C8B7AF1" w:rsidR="005A64DB" w:rsidRDefault="005A64DB" w:rsidP="00EC2380">
      <w:pPr>
        <w:spacing w:after="120" w:line="480" w:lineRule="auto"/>
        <w:rPr>
          <w:b/>
        </w:rPr>
      </w:pPr>
      <w:r>
        <w:rPr>
          <w:b/>
        </w:rPr>
        <w:t>2.</w:t>
      </w:r>
      <w:r w:rsidR="00FA4003">
        <w:rPr>
          <w:b/>
        </w:rPr>
        <w:t>2</w:t>
      </w:r>
      <w:r>
        <w:rPr>
          <w:b/>
        </w:rPr>
        <w:t xml:space="preserve"> </w:t>
      </w:r>
      <w:r w:rsidR="002A50FC">
        <w:rPr>
          <w:b/>
        </w:rPr>
        <w:t>Study population</w:t>
      </w:r>
    </w:p>
    <w:p w14:paraId="75005A09" w14:textId="2790D050" w:rsidR="009B78DE" w:rsidRDefault="00C722E4" w:rsidP="00EC2380">
      <w:pPr>
        <w:spacing w:after="120" w:line="480" w:lineRule="auto"/>
      </w:pPr>
      <w:commentRangeStart w:id="100"/>
      <w:ins w:id="101" w:author="James Totterdell" w:date="2019-05-30T12:36:00Z">
        <w:r>
          <w:t>The target population was individuals aged 70-79 years who were eligible to receive ZVL</w:t>
        </w:r>
      </w:ins>
      <w:ins w:id="102" w:author="James Totterdell" w:date="2019-05-30T12:50:00Z">
        <w:r w:rsidR="004F2632">
          <w:t>, 23-valent pneumococcal (23vPPV), or seasonal inactivated influenza vaccine</w:t>
        </w:r>
      </w:ins>
      <w:ins w:id="103" w:author="James Totterdell" w:date="2019-05-30T12:36:00Z">
        <w:r>
          <w:t>.</w:t>
        </w:r>
      </w:ins>
      <w:commentRangeEnd w:id="100"/>
      <w:ins w:id="104" w:author="James Totterdell" w:date="2019-05-30T12:37:00Z">
        <w:r>
          <w:rPr>
            <w:rStyle w:val="CommentReference"/>
          </w:rPr>
          <w:commentReference w:id="100"/>
        </w:r>
      </w:ins>
      <w:ins w:id="105" w:author="James Totterdell" w:date="2019-05-30T12:36:00Z">
        <w:r>
          <w:t xml:space="preserve"> Although</w:t>
        </w:r>
      </w:ins>
      <w:ins w:id="106" w:author="James Totterdell" w:date="2019-05-30T12:37:00Z">
        <w:r>
          <w:t xml:space="preserve"> t</w:t>
        </w:r>
      </w:ins>
      <w:del w:id="107" w:author="James Totterdell" w:date="2019-05-30T12:37:00Z">
        <w:r w:rsidR="002A50FC" w:rsidDel="00C722E4">
          <w:delText>T</w:delText>
        </w:r>
      </w:del>
      <w:r w:rsidR="002A50FC">
        <w:t xml:space="preserve">he primary vaccine of interest was </w:t>
      </w:r>
      <w:r w:rsidR="006C5112">
        <w:t>ZVL</w:t>
      </w:r>
      <w:del w:id="108" w:author="catherine.glover1" w:date="2019-05-28T16:45:00Z">
        <w:r w:rsidR="002A50FC" w:rsidDel="00A76D1E">
          <w:delText xml:space="preserve">, </w:delText>
        </w:r>
      </w:del>
      <w:ins w:id="109" w:author="catherine.glover1" w:date="2019-05-28T16:45:00Z">
        <w:del w:id="110" w:author="James Totterdell" w:date="2019-05-30T12:37:00Z">
          <w:r w:rsidR="00A76D1E" w:rsidDel="00C722E4">
            <w:delText xml:space="preserve">; </w:delText>
          </w:r>
        </w:del>
      </w:ins>
      <w:del w:id="111" w:author="James Totterdell" w:date="2019-05-30T12:37:00Z">
        <w:r w:rsidR="002A50FC" w:rsidDel="00C722E4">
          <w:delText>however</w:delText>
        </w:r>
      </w:del>
      <w:r w:rsidR="002A50FC">
        <w:t>, individuals who had received</w:t>
      </w:r>
      <w:r w:rsidR="002A50FC" w:rsidRPr="00B2637F">
        <w:t xml:space="preserve"> </w:t>
      </w:r>
      <w:del w:id="112" w:author="James Totterdell" w:date="2019-05-30T12:50:00Z">
        <w:r w:rsidR="002A50FC" w:rsidRPr="00B2637F" w:rsidDel="004F2632">
          <w:delText>23-valent pneumococcal</w:delText>
        </w:r>
        <w:r w:rsidR="006C5112" w:rsidDel="004F2632">
          <w:delText xml:space="preserve"> (</w:delText>
        </w:r>
      </w:del>
      <w:r w:rsidR="006C5112">
        <w:t>23vPPV</w:t>
      </w:r>
      <w:del w:id="113" w:author="James Totterdell" w:date="2019-05-30T12:50:00Z">
        <w:r w:rsidR="006C5112" w:rsidDel="004F2632">
          <w:delText>)</w:delText>
        </w:r>
      </w:del>
      <w:r w:rsidR="002A50FC" w:rsidRPr="00B2637F">
        <w:t xml:space="preserve"> and </w:t>
      </w:r>
      <w:ins w:id="114" w:author="catherine.glover1" w:date="2019-05-28T16:45:00Z">
        <w:r w:rsidR="00A76D1E">
          <w:t xml:space="preserve">seasonal inactivated </w:t>
        </w:r>
      </w:ins>
      <w:r w:rsidR="002A50FC" w:rsidRPr="00B2637F">
        <w:t>influenza vaccines</w:t>
      </w:r>
      <w:r w:rsidR="002A50FC">
        <w:t xml:space="preserve"> </w:t>
      </w:r>
      <w:r w:rsidR="002A50FC" w:rsidRPr="00FA4003">
        <w:t xml:space="preserve">were </w:t>
      </w:r>
      <w:ins w:id="115" w:author="catherine.glover1" w:date="2019-05-28T16:45:00Z">
        <w:r w:rsidR="00A76D1E">
          <w:t xml:space="preserve">also </w:t>
        </w:r>
      </w:ins>
      <w:r w:rsidR="002A50FC" w:rsidRPr="00FA4003">
        <w:t>included</w:t>
      </w:r>
      <w:ins w:id="116" w:author="James Totterdell" w:date="2019-05-30T12:45:00Z">
        <w:r w:rsidR="00B83D17">
          <w:t xml:space="preserve"> for two reasons: </w:t>
        </w:r>
      </w:ins>
      <w:ins w:id="117" w:author="James Totterdell" w:date="2019-05-30T12:46:00Z">
        <w:r w:rsidR="00E061A6">
          <w:t xml:space="preserve">ZVL may </w:t>
        </w:r>
      </w:ins>
      <w:ins w:id="118" w:author="James Totterdell" w:date="2019-06-12T08:08:00Z">
        <w:r w:rsidR="00347A15">
          <w:t xml:space="preserve">commonly </w:t>
        </w:r>
      </w:ins>
      <w:ins w:id="119" w:author="James Totterdell" w:date="2019-05-30T12:46:00Z">
        <w:r w:rsidR="00E061A6">
          <w:t>be co-administered with</w:t>
        </w:r>
      </w:ins>
      <w:ins w:id="120" w:author="James Totterdell" w:date="2019-05-30T12:47:00Z">
        <w:r w:rsidR="00E061A6">
          <w:t xml:space="preserve"> these two vaccines</w:t>
        </w:r>
      </w:ins>
      <w:ins w:id="121" w:author="James Totterdell" w:date="2019-06-12T08:07:00Z">
        <w:r w:rsidR="00347A15">
          <w:t xml:space="preserve"> meaning that any </w:t>
        </w:r>
      </w:ins>
      <w:ins w:id="122" w:author="James Totterdell" w:date="2019-06-12T08:09:00Z">
        <w:r w:rsidR="00347A15">
          <w:t>events</w:t>
        </w:r>
      </w:ins>
      <w:ins w:id="123" w:author="James Totterdell" w:date="2019-06-12T08:07:00Z">
        <w:r w:rsidR="00347A15">
          <w:t xml:space="preserve"> identified</w:t>
        </w:r>
      </w:ins>
      <w:ins w:id="124" w:author="James Totterdell" w:date="2019-06-12T08:09:00Z">
        <w:r w:rsidR="00347A15">
          <w:t xml:space="preserve"> might be attributable to these other vaccines</w:t>
        </w:r>
      </w:ins>
      <w:ins w:id="125" w:author="James Totterdell" w:date="2019-05-30T12:47:00Z">
        <w:r w:rsidR="001C4C67">
          <w:t>;</w:t>
        </w:r>
        <w:r w:rsidR="00E061A6">
          <w:t xml:space="preserve"> and </w:t>
        </w:r>
      </w:ins>
      <w:ins w:id="126" w:author="James Totterdell" w:date="2019-05-30T12:45:00Z">
        <w:r w:rsidR="00B83D17">
          <w:t xml:space="preserve">to </w:t>
        </w:r>
      </w:ins>
      <w:ins w:id="127" w:author="James Totterdell" w:date="2019-05-30T12:48:00Z">
        <w:r w:rsidR="00E061A6">
          <w:t>estimate</w:t>
        </w:r>
      </w:ins>
      <w:ins w:id="128" w:author="James Totterdell" w:date="2019-05-30T12:45:00Z">
        <w:r w:rsidR="00B83D17">
          <w:t xml:space="preserve"> </w:t>
        </w:r>
      </w:ins>
      <w:ins w:id="129" w:author="James Totterdell" w:date="2019-06-12T08:09:00Z">
        <w:r w:rsidR="001C4C67">
          <w:t xml:space="preserve">the </w:t>
        </w:r>
      </w:ins>
      <w:ins w:id="130" w:author="James Totterdell" w:date="2019-05-30T12:47:00Z">
        <w:r w:rsidR="00E061A6">
          <w:t xml:space="preserve">relative incidence of </w:t>
        </w:r>
      </w:ins>
      <w:ins w:id="131" w:author="James Totterdell" w:date="2019-05-30T12:45:00Z">
        <w:r w:rsidR="00E061A6">
          <w:t xml:space="preserve">adverse events </w:t>
        </w:r>
        <w:r w:rsidR="00B83D17">
          <w:t xml:space="preserve">in other vaccines </w:t>
        </w:r>
      </w:ins>
      <w:ins w:id="132" w:author="James Totterdell" w:date="2019-05-30T12:46:00Z">
        <w:r w:rsidR="00B83D17">
          <w:t xml:space="preserve">using the same data source </w:t>
        </w:r>
      </w:ins>
      <w:ins w:id="133" w:author="James Totterdell" w:date="2019-05-30T12:48:00Z">
        <w:r w:rsidR="00E061A6">
          <w:t xml:space="preserve">and methods </w:t>
        </w:r>
      </w:ins>
      <w:ins w:id="134" w:author="James Totterdell" w:date="2019-05-30T12:45:00Z">
        <w:r w:rsidR="00B83D17">
          <w:t xml:space="preserve">as a </w:t>
        </w:r>
      </w:ins>
      <w:ins w:id="135" w:author="James Totterdell" w:date="2019-05-30T12:46:00Z">
        <w:r w:rsidR="00B83D17">
          <w:t>comparator for the</w:t>
        </w:r>
        <w:r w:rsidR="00E061A6">
          <w:t xml:space="preserve"> ZVL estimates.</w:t>
        </w:r>
        <w:r w:rsidR="00B83D17">
          <w:t xml:space="preserve"> </w:t>
        </w:r>
      </w:ins>
      <w:r w:rsidR="002A50FC" w:rsidRPr="00FA4003">
        <w:t xml:space="preserve"> </w:t>
      </w:r>
      <w:del w:id="136" w:author="James Totterdell" w:date="2019-05-30T12:48:00Z">
        <w:r w:rsidR="002A50FC" w:rsidDel="00E061A6">
          <w:delText xml:space="preserve">because </w:delText>
        </w:r>
        <w:r w:rsidR="006C5112" w:rsidDel="00E061A6">
          <w:delText>these vaccines</w:delText>
        </w:r>
        <w:r w:rsidR="002A50FC" w:rsidDel="00E061A6">
          <w:delText xml:space="preserve"> are often co-administered with </w:delText>
        </w:r>
        <w:commentRangeStart w:id="137"/>
        <w:r w:rsidR="002A50FC" w:rsidDel="00E061A6">
          <w:delText>ZV</w:delText>
        </w:r>
        <w:r w:rsidR="006C5112" w:rsidDel="00E061A6">
          <w:delText>L</w:delText>
        </w:r>
        <w:commentRangeEnd w:id="137"/>
        <w:r w:rsidR="00A76D1E" w:rsidDel="00E061A6">
          <w:rPr>
            <w:rStyle w:val="CommentReference"/>
          </w:rPr>
          <w:commentReference w:id="137"/>
        </w:r>
        <w:r w:rsidR="00A740BC" w:rsidDel="00E061A6">
          <w:delText xml:space="preserve">. </w:delText>
        </w:r>
      </w:del>
      <w:ins w:id="138" w:author="James Totterdell" w:date="2019-06-12T08:17:00Z">
        <w:r w:rsidR="00785AF7">
          <w:t xml:space="preserve">All </w:t>
        </w:r>
      </w:ins>
      <w:proofErr w:type="spellStart"/>
      <w:r w:rsidR="005A64DB" w:rsidRPr="00B2637F">
        <w:t>MedicineInsight</w:t>
      </w:r>
      <w:proofErr w:type="spellEnd"/>
      <w:r w:rsidR="005A64DB" w:rsidRPr="00B2637F">
        <w:t xml:space="preserve"> records were obtained for individuals </w:t>
      </w:r>
      <w:del w:id="139" w:author="James Totterdell" w:date="2019-06-12T08:17:00Z">
        <w:r w:rsidR="005A64DB" w:rsidRPr="00B2637F" w:rsidDel="00785AF7">
          <w:delText xml:space="preserve">aged </w:delText>
        </w:r>
      </w:del>
      <w:r w:rsidR="005A64DB" w:rsidRPr="00B2637F">
        <w:t>70–79 years</w:t>
      </w:r>
      <w:ins w:id="140" w:author="James Totterdell" w:date="2019-06-12T08:17:00Z">
        <w:r w:rsidR="00785AF7">
          <w:t xml:space="preserve"> of age</w:t>
        </w:r>
      </w:ins>
      <w:r w:rsidR="005A64DB" w:rsidRPr="00B2637F">
        <w:t xml:space="preserve"> </w:t>
      </w:r>
      <w:ins w:id="141" w:author="James Totterdell" w:date="2019-06-04T08:11:00Z">
        <w:r w:rsidR="000C2F3E">
          <w:t xml:space="preserve">at the date of </w:t>
        </w:r>
      </w:ins>
      <w:ins w:id="142" w:author="James Totterdell" w:date="2019-06-12T08:17:00Z">
        <w:r w:rsidR="00785AF7">
          <w:t xml:space="preserve">their </w:t>
        </w:r>
      </w:ins>
      <w:ins w:id="143" w:author="James Totterdell" w:date="2019-06-04T08:11:00Z">
        <w:r w:rsidR="000C2F3E">
          <w:t xml:space="preserve">vaccination </w:t>
        </w:r>
      </w:ins>
      <w:r w:rsidR="005A64DB" w:rsidRPr="00B2637F">
        <w:t xml:space="preserve">who received </w:t>
      </w:r>
      <w:r w:rsidR="006C5112">
        <w:t xml:space="preserve">ZVL, 23vPPV </w:t>
      </w:r>
      <w:r w:rsidR="005A64DB" w:rsidRPr="00B2637F">
        <w:t xml:space="preserve">or influenza vaccine(s) </w:t>
      </w:r>
      <w:r w:rsidR="006C5112">
        <w:t>between</w:t>
      </w:r>
      <w:r w:rsidR="005A64DB" w:rsidRPr="00B2637F">
        <w:t xml:space="preserve"> 1 November 2016 </w:t>
      </w:r>
      <w:ins w:id="144" w:author="James Totterdell" w:date="2019-06-04T12:14:00Z">
        <w:r w:rsidR="00AD793F">
          <w:t xml:space="preserve">(when the funded ZVL program began) </w:t>
        </w:r>
      </w:ins>
      <w:r w:rsidR="005A64DB" w:rsidRPr="00B2637F">
        <w:t xml:space="preserve">to 31 July 2018. </w:t>
      </w:r>
      <w:r w:rsidR="009B78DE" w:rsidRPr="00156FB4">
        <w:rPr>
          <w:rFonts w:cs="Arial"/>
        </w:rPr>
        <w:t>We treated this study population as a random sample of the target population.</w:t>
      </w:r>
      <w:r w:rsidR="009B78DE" w:rsidRPr="00EB6119">
        <w:t xml:space="preserve"> </w:t>
      </w:r>
    </w:p>
    <w:p w14:paraId="69B36BA1" w14:textId="0E6C5953" w:rsidR="00AA34B6" w:rsidRPr="00B2637F" w:rsidRDefault="002A50FC" w:rsidP="00EC2380">
      <w:pPr>
        <w:spacing w:after="120" w:line="480" w:lineRule="auto"/>
      </w:pPr>
      <w:commentRangeStart w:id="145"/>
      <w:del w:id="146" w:author="James Totterdell" w:date="2019-06-12T08:21:00Z">
        <w:r w:rsidRPr="00B2637F" w:rsidDel="001A08D9">
          <w:delText xml:space="preserve">Individuals with multiple vaccination </w:delText>
        </w:r>
      </w:del>
      <w:del w:id="147" w:author="James Totterdell" w:date="2019-05-30T12:42:00Z">
        <w:r w:rsidRPr="00B2637F" w:rsidDel="00DB3310">
          <w:delText xml:space="preserve">encounters </w:delText>
        </w:r>
      </w:del>
      <w:del w:id="148" w:author="James Totterdell" w:date="2019-06-12T08:21:00Z">
        <w:r w:rsidRPr="00B2637F" w:rsidDel="001A08D9">
          <w:delText xml:space="preserve">for </w:delText>
        </w:r>
        <w:r w:rsidR="006C5112" w:rsidDel="001A08D9">
          <w:delText>ZVL or</w:delText>
        </w:r>
        <w:r w:rsidRPr="00B2637F" w:rsidDel="001A08D9">
          <w:delText xml:space="preserve"> 23vPPV</w:delText>
        </w:r>
        <w:r w:rsidR="006C5112" w:rsidDel="001A08D9">
          <w:delText xml:space="preserve"> were excluded</w:delText>
        </w:r>
        <w:r w:rsidR="006C5112" w:rsidRPr="006C5112" w:rsidDel="001A08D9">
          <w:delText xml:space="preserve"> </w:delText>
        </w:r>
        <w:r w:rsidR="006C5112" w:rsidDel="001A08D9">
          <w:delText xml:space="preserve">as these vaccines are </w:delText>
        </w:r>
        <w:r w:rsidR="00161903" w:rsidDel="001A08D9">
          <w:delText xml:space="preserve">generally </w:delText>
        </w:r>
        <w:r w:rsidR="006C5112" w:rsidRPr="006C5112" w:rsidDel="001A08D9">
          <w:delText xml:space="preserve">recommended to be given as a </w:delText>
        </w:r>
        <w:commentRangeStart w:id="149"/>
        <w:r w:rsidR="006C5112" w:rsidRPr="006C5112" w:rsidDel="001A08D9">
          <w:delText xml:space="preserve">single dose </w:delText>
        </w:r>
        <w:commentRangeEnd w:id="149"/>
        <w:r w:rsidR="00AA6E83" w:rsidDel="001A08D9">
          <w:rPr>
            <w:rStyle w:val="CommentReference"/>
          </w:rPr>
          <w:commentReference w:id="149"/>
        </w:r>
        <w:r w:rsidR="006C5112" w:rsidRPr="006C5112" w:rsidDel="001A08D9">
          <w:delText xml:space="preserve">for </w:delText>
        </w:r>
        <w:r w:rsidR="006C5112" w:rsidDel="001A08D9">
          <w:delText>older adults</w:delText>
        </w:r>
        <w:r w:rsidR="006C5112" w:rsidRPr="006C5112" w:rsidDel="001A08D9">
          <w:delText xml:space="preserve">. </w:delText>
        </w:r>
        <w:r w:rsidR="006C5112" w:rsidDel="001A08D9">
          <w:delText xml:space="preserve">Those with multiple vaccination </w:delText>
        </w:r>
      </w:del>
      <w:del w:id="150" w:author="James Totterdell" w:date="2019-05-30T12:42:00Z">
        <w:r w:rsidR="006C5112" w:rsidDel="00DB3310">
          <w:delText xml:space="preserve">encounters </w:delText>
        </w:r>
      </w:del>
      <w:del w:id="151" w:author="James Totterdell" w:date="2019-06-12T08:21:00Z">
        <w:r w:rsidR="006C5112" w:rsidDel="001A08D9">
          <w:delText>for</w:delText>
        </w:r>
        <w:r w:rsidRPr="00B2637F" w:rsidDel="001A08D9">
          <w:delText xml:space="preserve"> influenza </w:delText>
        </w:r>
        <w:r w:rsidR="006C5112" w:rsidDel="001A08D9">
          <w:delText xml:space="preserve">were excluded if these </w:delText>
        </w:r>
      </w:del>
      <w:del w:id="152" w:author="James Totterdell" w:date="2019-05-30T12:42:00Z">
        <w:r w:rsidR="006C5112" w:rsidDel="00DB3310">
          <w:delText xml:space="preserve">encounters </w:delText>
        </w:r>
      </w:del>
      <w:del w:id="153" w:author="James Totterdell" w:date="2019-06-12T08:21:00Z">
        <w:r w:rsidR="006C5112" w:rsidDel="001A08D9">
          <w:delText xml:space="preserve">were </w:delText>
        </w:r>
        <w:r w:rsidRPr="00B2637F" w:rsidDel="001A08D9">
          <w:delText xml:space="preserve">within </w:delText>
        </w:r>
        <w:commentRangeStart w:id="154"/>
        <w:commentRangeStart w:id="155"/>
        <w:r w:rsidRPr="00B2637F" w:rsidDel="001A08D9">
          <w:delText>126</w:delText>
        </w:r>
        <w:commentRangeEnd w:id="154"/>
        <w:r w:rsidR="006C5112" w:rsidDel="001A08D9">
          <w:rPr>
            <w:rStyle w:val="CommentReference"/>
          </w:rPr>
          <w:commentReference w:id="154"/>
        </w:r>
        <w:commentRangeEnd w:id="155"/>
        <w:r w:rsidR="00CC4069" w:rsidDel="001A08D9">
          <w:rPr>
            <w:rStyle w:val="CommentReference"/>
          </w:rPr>
          <w:commentReference w:id="155"/>
        </w:r>
        <w:r w:rsidRPr="00B2637F" w:rsidDel="001A08D9">
          <w:delText xml:space="preserve"> days</w:delText>
        </w:r>
        <w:r w:rsidR="006C5112" w:rsidRPr="006C5112" w:rsidDel="001A08D9">
          <w:delText xml:space="preserve"> </w:delText>
        </w:r>
        <w:r w:rsidR="006C5112" w:rsidDel="001A08D9">
          <w:delText xml:space="preserve">because </w:delText>
        </w:r>
        <w:r w:rsidR="006C5112" w:rsidRPr="006C5112" w:rsidDel="001A08D9">
          <w:delText xml:space="preserve">a single dose is </w:delText>
        </w:r>
        <w:r w:rsidR="006C5112" w:rsidDel="001A08D9">
          <w:delText xml:space="preserve">generally </w:delText>
        </w:r>
        <w:r w:rsidR="006C5112" w:rsidRPr="006C5112" w:rsidDel="001A08D9">
          <w:delText>recommended each season</w:delText>
        </w:r>
        <w:r w:rsidR="00161903" w:rsidDel="001A08D9">
          <w:delText xml:space="preserve">. </w:delText>
        </w:r>
      </w:del>
      <w:ins w:id="156" w:author="James Totterdell" w:date="2019-05-30T12:40:00Z">
        <w:r w:rsidR="00DB3310">
          <w:t xml:space="preserve">Individuals with a history of stroke and myocardial infarction </w:t>
        </w:r>
      </w:ins>
      <w:ins w:id="157" w:author="James Totterdell" w:date="2019-08-30T08:25:00Z">
        <w:r w:rsidR="00497DDC">
          <w:t>were</w:t>
        </w:r>
      </w:ins>
      <w:ins w:id="158" w:author="James Totterdell" w:date="2019-05-30T12:40:00Z">
        <w:r w:rsidR="00DB3310">
          <w:t xml:space="preserve"> identified </w:t>
        </w:r>
      </w:ins>
      <w:ins w:id="159" w:author="James Totterdell" w:date="2019-08-30T08:25:00Z">
        <w:r w:rsidR="00497DDC">
          <w:t xml:space="preserve">by a </w:t>
        </w:r>
      </w:ins>
      <w:ins w:id="160" w:author="James Totterdell" w:date="2019-05-30T12:41:00Z">
        <w:r w:rsidR="00DB3310">
          <w:t xml:space="preserve">search </w:t>
        </w:r>
      </w:ins>
      <w:ins w:id="161" w:author="James Totterdell" w:date="2019-08-30T08:25:00Z">
        <w:r w:rsidR="00497DDC">
          <w:t xml:space="preserve">of </w:t>
        </w:r>
      </w:ins>
      <w:ins w:id="162" w:author="James Totterdell" w:date="2019-05-30T12:41:00Z">
        <w:r w:rsidR="00DB3310">
          <w:t xml:space="preserve">their site history for practice encounters and </w:t>
        </w:r>
        <w:r w:rsidR="00DB3310">
          <w:lastRenderedPageBreak/>
          <w:t xml:space="preserve">diagnoses related to these conditions. </w:t>
        </w:r>
      </w:ins>
      <w:r w:rsidR="009B78DE">
        <w:t>I</w:t>
      </w:r>
      <w:r w:rsidR="009B78DE" w:rsidRPr="009B78DE">
        <w:t xml:space="preserve">ndividuals </w:t>
      </w:r>
      <w:r w:rsidR="009B78DE">
        <w:t>with</w:t>
      </w:r>
      <w:r w:rsidR="009B78DE" w:rsidRPr="009B78DE">
        <w:t xml:space="preserve"> records for historical events of stroke and myocardial infarction</w:t>
      </w:r>
      <w:r w:rsidR="009B78DE">
        <w:t xml:space="preserve"> </w:t>
      </w:r>
      <w:ins w:id="163" w:author="James Totterdell" w:date="2019-08-30T08:25:00Z">
        <w:r w:rsidR="00497DDC">
          <w:t xml:space="preserve">(those </w:t>
        </w:r>
      </w:ins>
      <w:ins w:id="164" w:author="James Totterdell" w:date="2019-08-30T08:27:00Z">
        <w:r w:rsidR="007B5322">
          <w:t>occurring</w:t>
        </w:r>
      </w:ins>
      <w:ins w:id="165" w:author="James Totterdell" w:date="2019-08-30T08:25:00Z">
        <w:r w:rsidR="00497DDC">
          <w:t xml:space="preserve"> </w:t>
        </w:r>
      </w:ins>
      <w:ins w:id="166" w:author="James Totterdell" w:date="2019-08-30T08:26:00Z">
        <w:r w:rsidR="00497DDC">
          <w:t xml:space="preserve">before the start of the study period) </w:t>
        </w:r>
      </w:ins>
      <w:r w:rsidR="009B78DE">
        <w:t xml:space="preserve">were </w:t>
      </w:r>
      <w:commentRangeStart w:id="167"/>
      <w:r w:rsidR="009B78DE">
        <w:t>excluded</w:t>
      </w:r>
      <w:commentRangeEnd w:id="167"/>
      <w:r w:rsidR="00CC4069">
        <w:rPr>
          <w:rStyle w:val="CommentReference"/>
        </w:rPr>
        <w:commentReference w:id="167"/>
      </w:r>
      <w:r w:rsidRPr="00B2637F">
        <w:t xml:space="preserve">. </w:t>
      </w:r>
      <w:r w:rsidR="00EB6119" w:rsidRPr="00EB6119">
        <w:rPr>
          <w:rFonts w:cs="Arial"/>
        </w:rPr>
        <w:t>Individuals who died were censored at 31 December of the preceding year because only the year of death was available.</w:t>
      </w:r>
      <w:commentRangeEnd w:id="145"/>
      <w:r w:rsidR="00D97C46">
        <w:rPr>
          <w:rStyle w:val="CommentReference"/>
        </w:rPr>
        <w:commentReference w:id="145"/>
      </w:r>
    </w:p>
    <w:p w14:paraId="1B19D30A" w14:textId="641865A6" w:rsidR="005A64DB" w:rsidRPr="00FA4003" w:rsidRDefault="005A64DB" w:rsidP="00EC2380">
      <w:pPr>
        <w:pStyle w:val="ListParagraph"/>
        <w:numPr>
          <w:ilvl w:val="1"/>
          <w:numId w:val="3"/>
        </w:numPr>
        <w:spacing w:after="120" w:line="480" w:lineRule="auto"/>
        <w:contextualSpacing w:val="0"/>
        <w:rPr>
          <w:b/>
        </w:rPr>
      </w:pPr>
      <w:commentRangeStart w:id="168"/>
      <w:r w:rsidRPr="00FA4003">
        <w:rPr>
          <w:b/>
        </w:rPr>
        <w:t>Study design</w:t>
      </w:r>
      <w:commentRangeEnd w:id="168"/>
      <w:r w:rsidR="001C7C7A">
        <w:rPr>
          <w:rStyle w:val="CommentReference"/>
        </w:rPr>
        <w:commentReference w:id="168"/>
      </w:r>
    </w:p>
    <w:p w14:paraId="1A04468F" w14:textId="19E0501D" w:rsidR="00316DF8" w:rsidRDefault="00155339" w:rsidP="00E95622">
      <w:pPr>
        <w:spacing w:after="120" w:line="480" w:lineRule="auto"/>
      </w:pPr>
      <w:ins w:id="169" w:author="James Totterdell" w:date="2019-08-30T08:31:00Z">
        <w:r>
          <w:t xml:space="preserve">We undertook a retrospective SCCS analysis of adverse events following ZVL using </w:t>
        </w:r>
        <w:proofErr w:type="spellStart"/>
        <w:r>
          <w:t>MedicineInsight</w:t>
        </w:r>
        <w:proofErr w:type="spellEnd"/>
        <w:r>
          <w:t xml:space="preserve"> data. </w:t>
        </w:r>
      </w:ins>
      <w:r w:rsidR="00D620A5">
        <w:t xml:space="preserve">The SCCS design was developed for vaccine safety evaluation </w:t>
      </w:r>
      <w:r w:rsidR="00D620A5">
        <w:fldChar w:fldCharType="begin"/>
      </w:r>
      <w:r w:rsidR="004D4AAF">
        <w:instrText xml:space="preserve"> ADDIN EN.CITE &lt;EndNote&gt;&lt;Cite&gt;&lt;Author&gt;Petersen&lt;/Author&gt;&lt;Year&gt;2016&lt;/Year&gt;&lt;RecNum&gt;11&lt;/RecNum&gt;&lt;DisplayText&gt;[12]&lt;/DisplayText&gt;&lt;record&gt;&lt;rec-number&gt;11&lt;/rec-number&gt;&lt;foreign-keys&gt;&lt;key app="EN" db-id="etz0fzt9irpvzmesttlxpwt8sevx05zeww00" timestamp="1503974798"&gt;11&lt;/key&gt;&lt;/foreign-keys&gt;&lt;ref-type name="Journal Article"&gt;17&lt;/ref-type&gt;&lt;contributors&gt;&lt;authors&gt;&lt;author&gt;Petersen, I&lt;/author&gt;&lt;author&gt;Douglas, I&lt;/author&gt;&lt;author&gt;Whitaker, H&lt;/author&gt;&lt;/authors&gt;&lt;/contributors&gt;&lt;titles&gt;&lt;title&gt;Self controlled case series methods: an alternative to standard epidemiological study designs&lt;/title&gt;&lt;secondary-title&gt;BMJ&lt;/secondary-title&gt;&lt;/titles&gt;&lt;periodical&gt;&lt;full-title&gt;BMJ&lt;/full-title&gt;&lt;/periodical&gt;&lt;pages&gt;i4515&lt;/pages&gt;&lt;volume&gt;354&lt;/volume&gt;&lt;dates&gt;&lt;year&gt;2016&lt;/year&gt;&lt;/dates&gt;&lt;urls&gt;&lt;/urls&gt;&lt;/record&gt;&lt;/Cite&gt;&lt;/EndNote&gt;</w:instrText>
      </w:r>
      <w:r w:rsidR="00D620A5">
        <w:fldChar w:fldCharType="separate"/>
      </w:r>
      <w:r w:rsidR="004D4AAF">
        <w:rPr>
          <w:noProof/>
        </w:rPr>
        <w:t>[12]</w:t>
      </w:r>
      <w:r w:rsidR="00D620A5">
        <w:fldChar w:fldCharType="end"/>
      </w:r>
      <w:r w:rsidR="00D620A5" w:rsidRPr="00D620A5">
        <w:t xml:space="preserve"> </w:t>
      </w:r>
      <w:r w:rsidR="00D620A5">
        <w:t xml:space="preserve">and has been used </w:t>
      </w:r>
      <w:r w:rsidR="00DD6644">
        <w:t>in a variety of settings</w:t>
      </w:r>
      <w:r w:rsidR="00D620A5">
        <w:t>.</w:t>
      </w:r>
      <w:r w:rsidR="00D620A5">
        <w:fldChar w:fldCharType="begin">
          <w:fldData xml:space="preserve">PEVuZE5vdGU+PENpdGU+PEF1dGhvcj5CdXR0ZXJ5PC9BdXRob3I+PFllYXI+MjAxMTwvWWVhcj48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</w:fldData>
        </w:fldChar>
      </w:r>
      <w:r w:rsidR="00785DBE">
        <w:instrText xml:space="preserve"> ADDIN EN.CITE </w:instrText>
      </w:r>
      <w:r w:rsidR="00785DBE">
        <w:fldChar w:fldCharType="begin">
          <w:fldData xml:space="preserve">PEVuZE5vdGU+PENpdGU+PEF1dGhvcj5CdXR0ZXJ5PC9BdXRob3I+PFllYXI+MjAxMTwvWWVhcj48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</w:fldData>
        </w:fldChar>
      </w:r>
      <w:r w:rsidR="00785DBE">
        <w:instrText xml:space="preserve"> ADDIN EN.CITE.DATA </w:instrText>
      </w:r>
      <w:r w:rsidR="00785DBE">
        <w:fldChar w:fldCharType="end"/>
      </w:r>
      <w:r w:rsidR="00D620A5">
        <w:fldChar w:fldCharType="separate"/>
      </w:r>
      <w:r w:rsidR="00785DBE">
        <w:rPr>
          <w:noProof/>
        </w:rPr>
        <w:t>[12-16]</w:t>
      </w:r>
      <w:r w:rsidR="00D620A5">
        <w:fldChar w:fldCharType="end"/>
      </w:r>
      <w:r w:rsidR="00D620A5">
        <w:t xml:space="preserve"> </w:t>
      </w:r>
      <w:ins w:id="170" w:author="James Totterdell" w:date="2019-08-30T08:31:00Z">
        <w:r>
          <w:t xml:space="preserve">The method estimates </w:t>
        </w:r>
      </w:ins>
      <w:del w:id="171" w:author="James Totterdell" w:date="2019-08-30T08:31:00Z">
        <w:r w:rsidR="00255F34" w:rsidDel="00155339">
          <w:delText>It identifie</w:delText>
        </w:r>
        <w:r w:rsidR="00E95622" w:rsidDel="00155339">
          <w:delText>s</w:delText>
        </w:r>
      </w:del>
      <w:r w:rsidR="00255F34">
        <w:t xml:space="preserve"> the relative incidence of an outcome event within a risk </w:t>
      </w:r>
      <w:r w:rsidR="00B42087">
        <w:t>window</w:t>
      </w:r>
      <w:r w:rsidR="00255F34">
        <w:t xml:space="preserve"> following exposure</w:t>
      </w:r>
      <w:r w:rsidR="003E367C">
        <w:t xml:space="preserve"> (i.e. vaccination)</w:t>
      </w:r>
      <w:r w:rsidR="00255F34">
        <w:t xml:space="preserve"> compared to </w:t>
      </w:r>
      <w:del w:id="172" w:author="James Totterdell" w:date="2019-08-30T08:32:00Z">
        <w:r w:rsidR="00255F34" w:rsidDel="00155339">
          <w:delText>the incidence at all other times under observation</w:delText>
        </w:r>
      </w:del>
      <w:ins w:id="173" w:author="James Totterdell" w:date="2019-08-30T08:32:00Z">
        <w:r>
          <w:t>a control period separate from the risk window</w:t>
        </w:r>
      </w:ins>
      <w:r w:rsidR="00255F34">
        <w:t xml:space="preserve">. </w:t>
      </w:r>
      <w:r w:rsidR="00E95622">
        <w:t xml:space="preserve">Only individuals who have experienced an outcome event </w:t>
      </w:r>
      <w:del w:id="174" w:author="James Totterdell" w:date="2019-08-30T08:33:00Z">
        <w:r w:rsidR="00E95622" w:rsidDel="0010510E">
          <w:delText>are included</w:delText>
        </w:r>
      </w:del>
      <w:ins w:id="175" w:author="James Totterdell" w:date="2019-08-30T08:33:00Z">
        <w:r w:rsidR="0010510E">
          <w:t>contribute to the relative incidence estimate</w:t>
        </w:r>
      </w:ins>
      <w:r w:rsidR="00E95622">
        <w:t xml:space="preserve"> and </w:t>
      </w:r>
      <w:r w:rsidR="00AC53E6">
        <w:t xml:space="preserve">the design </w:t>
      </w:r>
      <w:del w:id="176" w:author="James Totterdell" w:date="2019-08-30T08:33:00Z">
        <w:r w:rsidR="00AC53E6" w:rsidDel="0010510E">
          <w:delText xml:space="preserve">automatically </w:delText>
        </w:r>
      </w:del>
      <w:ins w:id="177" w:author="James Totterdell" w:date="2019-08-30T08:33:00Z">
        <w:r w:rsidR="0010510E">
          <w:t xml:space="preserve">potentially </w:t>
        </w:r>
      </w:ins>
      <w:r w:rsidR="00AC53E6">
        <w:t xml:space="preserve">controls for </w:t>
      </w:r>
      <w:del w:id="178" w:author="James Totterdell" w:date="2019-08-30T08:33:00Z">
        <w:r w:rsidR="00E95622" w:rsidDel="0010510E">
          <w:delText xml:space="preserve">fixed </w:delText>
        </w:r>
      </w:del>
      <w:ins w:id="179" w:author="James Totterdell" w:date="2019-08-30T08:33:00Z">
        <w:r w:rsidR="0010510E">
          <w:t xml:space="preserve">time-invariant </w:t>
        </w:r>
      </w:ins>
      <w:r w:rsidR="00E95622">
        <w:t>confounders.</w:t>
      </w:r>
      <w:r w:rsidR="003E367C">
        <w:fldChar w:fldCharType="begin"/>
      </w:r>
      <w:r w:rsidR="004D4AAF">
        <w:instrText xml:space="preserve"> ADDIN EN.CITE &lt;EndNote&gt;&lt;Cite&gt;&lt;Author&gt;Petersen&lt;/Author&gt;&lt;Year&gt;2016&lt;/Year&gt;&lt;RecNum&gt;11&lt;/RecNum&gt;&lt;DisplayText&gt;[12]&lt;/DisplayText&gt;&lt;record&gt;&lt;rec-number&gt;11&lt;/rec-number&gt;&lt;foreign-keys&gt;&lt;key app="EN" db-id="etz0fzt9irpvzmesttlxpwt8sevx05zeww00" timestamp="1503974798"&gt;11&lt;/key&gt;&lt;/foreign-keys&gt;&lt;ref-type name="Journal Article"&gt;17&lt;/ref-type&gt;&lt;contributors&gt;&lt;authors&gt;&lt;author&gt;Petersen, I&lt;/author&gt;&lt;author&gt;Douglas, I&lt;/author&gt;&lt;author&gt;Whitaker, H&lt;/author&gt;&lt;/authors&gt;&lt;/contributors&gt;&lt;titles&gt;&lt;title&gt;Self controlled case series methods: an alternative to standard epidemiological study designs&lt;/title&gt;&lt;secondary-title&gt;BMJ&lt;/secondary-title&gt;&lt;/titles&gt;&lt;periodical&gt;&lt;full-title&gt;BMJ&lt;/full-title&gt;&lt;/periodical&gt;&lt;pages&gt;i4515&lt;/pages&gt;&lt;volume&gt;354&lt;/volume&gt;&lt;dates&gt;&lt;year&gt;2016&lt;/year&gt;&lt;/dates&gt;&lt;urls&gt;&lt;/urls&gt;&lt;/record&gt;&lt;/Cite&gt;&lt;/EndNote&gt;</w:instrText>
      </w:r>
      <w:r w:rsidR="003E367C">
        <w:fldChar w:fldCharType="separate"/>
      </w:r>
      <w:r w:rsidR="004D4AAF">
        <w:rPr>
          <w:noProof/>
        </w:rPr>
        <w:t>[12]</w:t>
      </w:r>
      <w:r w:rsidR="003E367C">
        <w:fldChar w:fldCharType="end"/>
      </w:r>
      <w:r w:rsidR="00255F34">
        <w:t xml:space="preserve"> </w:t>
      </w:r>
    </w:p>
    <w:p w14:paraId="2A4F1442" w14:textId="6C0A3D30" w:rsidR="004A563E" w:rsidRDefault="005A64DB" w:rsidP="00EC2380">
      <w:pPr>
        <w:spacing w:after="120" w:line="480" w:lineRule="auto"/>
      </w:pPr>
      <w:r w:rsidRPr="00B2637F">
        <w:t>Th</w:t>
      </w:r>
      <w:r w:rsidR="00316DF8">
        <w:t xml:space="preserve">is </w:t>
      </w:r>
      <w:r w:rsidR="00E95622">
        <w:t>study</w:t>
      </w:r>
      <w:r w:rsidRPr="00B2637F">
        <w:t xml:space="preserve"> </w:t>
      </w:r>
      <w:del w:id="180" w:author="James Totterdell" w:date="2019-08-30T08:28:00Z">
        <w:r w:rsidRPr="00B2637F" w:rsidDel="00A21926">
          <w:delText xml:space="preserve">compared </w:delText>
        </w:r>
      </w:del>
      <w:ins w:id="181" w:author="James Totterdell" w:date="2019-08-30T08:28:00Z">
        <w:r w:rsidR="00A21926">
          <w:t>investigated</w:t>
        </w:r>
        <w:r w:rsidR="00A21926" w:rsidRPr="00B2637F">
          <w:t xml:space="preserve"> </w:t>
        </w:r>
      </w:ins>
      <w:r w:rsidRPr="00B2637F">
        <w:t>the incidence of</w:t>
      </w:r>
      <w:r w:rsidR="00070E7C">
        <w:t xml:space="preserve"> seven</w:t>
      </w:r>
      <w:r w:rsidRPr="00B2637F">
        <w:t xml:space="preserve"> </w:t>
      </w:r>
      <w:r w:rsidR="00072BFB">
        <w:t xml:space="preserve">pre-specified </w:t>
      </w:r>
      <w:r w:rsidRPr="00B2637F">
        <w:t>outcome events (</w:t>
      </w:r>
      <w:r w:rsidR="00072BFB">
        <w:t>ISR</w:t>
      </w:r>
      <w:r w:rsidRPr="00B2637F">
        <w:t xml:space="preserve"> [positive control]</w:t>
      </w:r>
      <w:r w:rsidR="00072BFB">
        <w:t>,</w:t>
      </w:r>
      <w:r w:rsidRPr="00B2637F">
        <w:t xml:space="preserve"> burn [negative control], myocardial infarction, stroke, any rash, rash with a prescription for an </w:t>
      </w:r>
      <w:commentRangeStart w:id="182"/>
      <w:r w:rsidRPr="00B2637F">
        <w:t xml:space="preserve">antiviral </w:t>
      </w:r>
      <w:commentRangeEnd w:id="182"/>
      <w:r w:rsidR="005F3C6A">
        <w:rPr>
          <w:rStyle w:val="CommentReference"/>
        </w:rPr>
        <w:commentReference w:id="182"/>
      </w:r>
      <w:ins w:id="183" w:author="James Totterdell" w:date="2019-08-30T08:28:00Z">
        <w:r w:rsidR="00A21926">
          <w:t>(</w:t>
        </w:r>
        <w:r w:rsidR="00553C7A">
          <w:t>ANTIVIRAL DESCRIPTION HERE</w:t>
        </w:r>
        <w:r w:rsidR="00A21926">
          <w:t xml:space="preserve">) </w:t>
        </w:r>
      </w:ins>
      <w:r w:rsidRPr="00B2637F">
        <w:t>within 2 days of the rash-related encounter, and clinical attendance) in a post-vaccination, at-risk window</w:t>
      </w:r>
      <w:ins w:id="184" w:author="catherine.glover1" w:date="2019-05-28T16:48:00Z">
        <w:r w:rsidR="00CC4069">
          <w:t>,</w:t>
        </w:r>
      </w:ins>
      <w:r w:rsidRPr="00B2637F">
        <w:t xml:space="preserve"> with the incidence of these outcome events at a time distant to vaccination.</w:t>
      </w:r>
      <w:r w:rsidR="00AA34B6">
        <w:t xml:space="preserve"> </w:t>
      </w:r>
      <w:r w:rsidR="00072BFB">
        <w:t>ISR was included as a positive control given consistent evidence of an increased risk of ISR in pre-licensure and post-licensure studies. Burn was included as a negative control that was considered unrelated to vaccination.</w:t>
      </w:r>
    </w:p>
    <w:p w14:paraId="4A73646C" w14:textId="0EC3A8CE" w:rsidR="00CF19AC" w:rsidRDefault="00155339" w:rsidP="00EC2380">
      <w:pPr>
        <w:spacing w:after="120" w:line="480" w:lineRule="auto"/>
      </w:pPr>
      <w:ins w:id="185" w:author="James Totterdell" w:date="2019-08-30T08:29:00Z">
        <w:r>
          <w:t>Events for i</w:t>
        </w:r>
      </w:ins>
      <w:del w:id="186" w:author="James Totterdell" w:date="2019-08-30T08:29:00Z">
        <w:r w:rsidR="00AD793F" w:rsidDel="00155339">
          <w:delText>I</w:delText>
        </w:r>
      </w:del>
      <w:r w:rsidR="00CF19AC">
        <w:t>ndividual</w:t>
      </w:r>
      <w:r w:rsidR="00320279">
        <w:t>s</w:t>
      </w:r>
      <w:r w:rsidR="00CF19AC">
        <w:t xml:space="preserve"> in the study population</w:t>
      </w:r>
      <w:r w:rsidR="00AD793F">
        <w:t xml:space="preserve"> may not have been </w:t>
      </w:r>
      <w:del w:id="187" w:author="James Totterdell" w:date="2019-08-30T08:29:00Z">
        <w:r w:rsidR="00AD793F" w:rsidDel="00155339">
          <w:delText>at risk for events</w:delText>
        </w:r>
      </w:del>
      <w:ins w:id="188" w:author="James Totterdell" w:date="2019-08-30T08:29:00Z">
        <w:r>
          <w:t>observable</w:t>
        </w:r>
      </w:ins>
      <w:r w:rsidR="00AD793F">
        <w:t xml:space="preserve"> throughout the entirety of the study period. </w:t>
      </w:r>
      <w:del w:id="189" w:author="James Totterdell" w:date="2019-08-30T08:29:00Z">
        <w:r w:rsidR="00AD793F" w:rsidDel="00155339">
          <w:delText>Therefore,</w:delText>
        </w:r>
        <w:r w:rsidR="00CF19AC" w:rsidDel="00155339">
          <w:delText xml:space="preserve"> we</w:delText>
        </w:r>
      </w:del>
      <w:ins w:id="190" w:author="James Totterdell" w:date="2019-08-30T08:29:00Z">
        <w:r>
          <w:t>We</w:t>
        </w:r>
      </w:ins>
      <w:r w:rsidR="00CF19AC">
        <w:t xml:space="preserve"> defined </w:t>
      </w:r>
      <w:r w:rsidR="00AD793F">
        <w:t>an individual’s</w:t>
      </w:r>
      <w:r w:rsidR="00CF19AC">
        <w:t xml:space="preserve"> observation p</w:t>
      </w:r>
      <w:r w:rsidR="00AD793F">
        <w:t xml:space="preserve">eriod in terms of their historical activity at the site and year of death information. An individual’s start date of observation was defined as the latest of 1 November 2016, or 365 days after their first recorded activity at the site (any encounter, diagnosis, or prescription). An individual’s end date of observation was defined as 31 December in the year prior to their death for individuals who had </w:t>
      </w:r>
      <w:r w:rsidR="00AD793F">
        <w:lastRenderedPageBreak/>
        <w:t xml:space="preserve">year of death recorded, and 31 July 2018 for individuals who had no year of death recorded. </w:t>
      </w:r>
      <w:r w:rsidR="00785AF7">
        <w:t>The lead time of 365 days from an individual’s start of site activity was specified to allow for a catch up in medical information.</w:t>
      </w:r>
      <w:r w:rsidR="001A08D9">
        <w:t xml:space="preserve"> Therefore, the maximum observation period </w:t>
      </w:r>
      <w:del w:id="191" w:author="James Totterdell" w:date="2019-08-30T08:30:00Z">
        <w:r w:rsidR="001A08D9" w:rsidDel="00155339">
          <w:delText xml:space="preserve">allowed </w:delText>
        </w:r>
      </w:del>
      <w:ins w:id="192" w:author="James Totterdell" w:date="2019-08-30T08:30:00Z">
        <w:r>
          <w:t xml:space="preserve">for any individual </w:t>
        </w:r>
      </w:ins>
      <w:r w:rsidR="001A08D9">
        <w:t xml:space="preserve">was 638 days. </w:t>
      </w:r>
    </w:p>
    <w:p w14:paraId="6BE46B46" w14:textId="07498C5D" w:rsidR="00C75B34" w:rsidRDefault="00320279" w:rsidP="00EC2380">
      <w:pPr>
        <w:spacing w:after="120" w:line="480" w:lineRule="auto"/>
      </w:pPr>
      <w:commentRangeStart w:id="193"/>
      <w:r>
        <w:rPr>
          <w:rFonts w:cs="Arial"/>
        </w:rPr>
        <w:t xml:space="preserve">Exposure </w:t>
      </w:r>
      <w:commentRangeEnd w:id="193"/>
      <w:r>
        <w:rPr>
          <w:rStyle w:val="CommentReference"/>
        </w:rPr>
        <w:commentReference w:id="193"/>
      </w:r>
      <w:r>
        <w:rPr>
          <w:rFonts w:cs="Arial"/>
        </w:rPr>
        <w:t xml:space="preserve">(vaccination) was defined as an immunisation record </w:t>
      </w:r>
      <w:r w:rsidRPr="00156FB4">
        <w:rPr>
          <w:rFonts w:cs="Arial"/>
        </w:rPr>
        <w:t xml:space="preserve">for </w:t>
      </w:r>
      <w:r w:rsidR="00434EC9">
        <w:rPr>
          <w:rFonts w:cs="Arial"/>
        </w:rPr>
        <w:t>any</w:t>
      </w:r>
      <w:r w:rsidRPr="00156FB4">
        <w:rPr>
          <w:rFonts w:cs="Arial"/>
        </w:rPr>
        <w:t xml:space="preserve"> of the three vaccines under study</w:t>
      </w:r>
      <w:r>
        <w:rPr>
          <w:rFonts w:cs="Arial"/>
        </w:rPr>
        <w:t xml:space="preserve"> with a date of administration occurring within the individual’s observation period</w:t>
      </w:r>
      <w:r w:rsidRPr="00156FB4">
        <w:rPr>
          <w:rFonts w:cs="Arial"/>
        </w:rPr>
        <w:t xml:space="preserve">. </w:t>
      </w:r>
      <w:r w:rsidR="0026552E">
        <w:rPr>
          <w:rFonts w:cs="Arial"/>
        </w:rPr>
        <w:t xml:space="preserve">Due to the mix of clinically coded and free text </w:t>
      </w:r>
      <w:r w:rsidR="00255E85">
        <w:rPr>
          <w:rFonts w:cs="Arial"/>
        </w:rPr>
        <w:t>entries</w:t>
      </w:r>
      <w:r w:rsidR="0026552E">
        <w:rPr>
          <w:rFonts w:cs="Arial"/>
        </w:rPr>
        <w:t>, v</w:t>
      </w:r>
      <w:r>
        <w:rPr>
          <w:rFonts w:cs="Arial"/>
        </w:rPr>
        <w:t>accination</w:t>
      </w:r>
      <w:r w:rsidRPr="00156FB4">
        <w:rPr>
          <w:rFonts w:cs="Arial"/>
        </w:rPr>
        <w:t xml:space="preserve"> </w:t>
      </w:r>
      <w:r>
        <w:rPr>
          <w:rFonts w:cs="Arial"/>
        </w:rPr>
        <w:t>records</w:t>
      </w:r>
      <w:r w:rsidRPr="00156FB4">
        <w:rPr>
          <w:rFonts w:cs="Arial"/>
        </w:rPr>
        <w:t xml:space="preserve"> </w:t>
      </w:r>
      <w:r>
        <w:rPr>
          <w:rFonts w:cs="Arial"/>
        </w:rPr>
        <w:t xml:space="preserve">for the study vaccines </w:t>
      </w:r>
      <w:r w:rsidRPr="00156FB4">
        <w:rPr>
          <w:rFonts w:cs="Arial"/>
        </w:rPr>
        <w:t>were identified via targeted</w:t>
      </w:r>
      <w:r>
        <w:rPr>
          <w:rFonts w:cs="Arial"/>
        </w:rPr>
        <w:t>, free-text</w:t>
      </w:r>
      <w:r w:rsidRPr="00156FB4">
        <w:rPr>
          <w:rFonts w:cs="Arial"/>
        </w:rPr>
        <w:t xml:space="preserve"> search criteria (</w:t>
      </w:r>
      <w:r w:rsidRPr="001661B8">
        <w:rPr>
          <w:rFonts w:cs="Arial"/>
          <w:color w:val="FF0000"/>
        </w:rPr>
        <w:t>see supplementary information for search terms</w:t>
      </w:r>
      <w:r>
        <w:rPr>
          <w:rFonts w:cs="Arial"/>
          <w:color w:val="FF0000"/>
        </w:rPr>
        <w:fldChar w:fldCharType="begin"/>
      </w:r>
      <w:r w:rsidRPr="00EB6119">
        <w:rPr>
          <w:rFonts w:cs="Arial"/>
          <w:color w:val="FF0000"/>
        </w:rPr>
        <w:instrText xml:space="preserve"> REF _Ref2927243 \h </w:instrText>
      </w:r>
      <w:r>
        <w:rPr>
          <w:rFonts w:cs="Arial"/>
          <w:color w:val="FF0000"/>
        </w:rPr>
      </w:r>
      <w:r>
        <w:rPr>
          <w:rFonts w:cs="Arial"/>
          <w:color w:val="FF0000"/>
        </w:rPr>
        <w:fldChar w:fldCharType="end"/>
      </w:r>
      <w:r>
        <w:rPr>
          <w:rFonts w:cs="Arial"/>
        </w:rPr>
        <w:t>)</w:t>
      </w:r>
      <w:r w:rsidRPr="00156FB4">
        <w:rPr>
          <w:rFonts w:cs="Arial"/>
        </w:rPr>
        <w:t>.</w:t>
      </w:r>
      <w:r>
        <w:rPr>
          <w:rFonts w:cs="Arial"/>
        </w:rPr>
        <w:t xml:space="preserve"> </w:t>
      </w:r>
      <w:r w:rsidRPr="00156FB4">
        <w:rPr>
          <w:rFonts w:cs="Arial"/>
        </w:rPr>
        <w:t>The date of vaccination was set as the administration date specified in the vaccination record.</w:t>
      </w:r>
      <w:r>
        <w:rPr>
          <w:rFonts w:cs="Arial"/>
        </w:rPr>
        <w:t xml:space="preserve"> </w:t>
      </w:r>
      <w:r w:rsidR="001A08D9" w:rsidRPr="00B2637F">
        <w:t xml:space="preserve">Individuals with multiple vaccination </w:t>
      </w:r>
      <w:r w:rsidR="001A08D9">
        <w:t>records</w:t>
      </w:r>
      <w:r w:rsidR="001A08D9" w:rsidRPr="00B2637F">
        <w:t xml:space="preserve"> for </w:t>
      </w:r>
      <w:r w:rsidR="001A08D9">
        <w:t>ZVL or</w:t>
      </w:r>
      <w:r w:rsidR="001A08D9" w:rsidRPr="00B2637F">
        <w:t xml:space="preserve"> 23vPPV</w:t>
      </w:r>
      <w:r w:rsidR="001A08D9">
        <w:t xml:space="preserve"> during their observation period were excluded</w:t>
      </w:r>
      <w:r w:rsidR="001A08D9" w:rsidRPr="006C5112">
        <w:t xml:space="preserve"> </w:t>
      </w:r>
      <w:r w:rsidR="001A08D9">
        <w:t xml:space="preserve">as these vaccines are generally </w:t>
      </w:r>
      <w:r w:rsidR="001A08D9" w:rsidRPr="006C5112">
        <w:t xml:space="preserve">recommended to be given as a </w:t>
      </w:r>
      <w:commentRangeStart w:id="194"/>
      <w:r w:rsidR="001A08D9" w:rsidRPr="006C5112">
        <w:t xml:space="preserve">single dose </w:t>
      </w:r>
      <w:commentRangeEnd w:id="194"/>
      <w:r w:rsidR="001A08D9">
        <w:rPr>
          <w:rStyle w:val="CommentReference"/>
        </w:rPr>
        <w:commentReference w:id="194"/>
      </w:r>
      <w:r w:rsidR="001A08D9" w:rsidRPr="006C5112">
        <w:t xml:space="preserve">for </w:t>
      </w:r>
      <w:r w:rsidR="001A08D9">
        <w:t>older adults</w:t>
      </w:r>
      <w:r w:rsidR="001A08D9" w:rsidRPr="006C5112">
        <w:t xml:space="preserve">. </w:t>
      </w:r>
      <w:r w:rsidR="00C73300">
        <w:t>We enforced a minimum time between i</w:t>
      </w:r>
      <w:r w:rsidR="001A08D9" w:rsidRPr="00B2637F">
        <w:t xml:space="preserve">nfluenza </w:t>
      </w:r>
      <w:r w:rsidR="00C73300">
        <w:t xml:space="preserve">vaccinations of 126 days </w:t>
      </w:r>
      <w:r w:rsidR="001A08D9">
        <w:t xml:space="preserve">because </w:t>
      </w:r>
      <w:r w:rsidR="001A08D9" w:rsidRPr="006C5112">
        <w:t xml:space="preserve">a single dose is </w:t>
      </w:r>
      <w:r w:rsidR="001A08D9">
        <w:t xml:space="preserve">generally </w:t>
      </w:r>
      <w:r w:rsidR="001A08D9" w:rsidRPr="006C5112">
        <w:t>recommended each season</w:t>
      </w:r>
      <w:r w:rsidR="001A08D9">
        <w:t xml:space="preserve">. </w:t>
      </w:r>
      <w:r w:rsidR="00C73300">
        <w:t xml:space="preserve">Any records occurring within 126 days of an individual’s previous influenza </w:t>
      </w:r>
      <w:del w:id="195" w:author="James Totterdell" w:date="2019-08-30T08:35:00Z">
        <w:r w:rsidR="00C73300" w:rsidDel="00B73A52">
          <w:delText>vaccintation</w:delText>
        </w:r>
      </w:del>
      <w:ins w:id="196" w:author="James Totterdell" w:date="2019-08-30T08:35:00Z">
        <w:r w:rsidR="00B73A52">
          <w:t>vaccination</w:t>
        </w:r>
      </w:ins>
      <w:r w:rsidR="00C73300">
        <w:t xml:space="preserve"> </w:t>
      </w:r>
      <w:proofErr w:type="gramStart"/>
      <w:r w:rsidR="00C73300">
        <w:t>were</w:t>
      </w:r>
      <w:proofErr w:type="gramEnd"/>
      <w:r w:rsidR="00C73300">
        <w:t xml:space="preserve"> excluded</w:t>
      </w:r>
      <w:ins w:id="197" w:author="James Totterdell" w:date="2019-08-30T08:35:00Z">
        <w:r w:rsidR="000F6BD1">
          <w:t xml:space="preserve"> to avoid overlapping risk windows</w:t>
        </w:r>
      </w:ins>
      <w:ins w:id="198" w:author="James Totterdell" w:date="2019-08-30T08:36:00Z">
        <w:r w:rsidR="00305B02">
          <w:t xml:space="preserve"> (refer to section 2.4)</w:t>
        </w:r>
      </w:ins>
      <w:r w:rsidR="00C73300">
        <w:t>.</w:t>
      </w:r>
      <w:ins w:id="199" w:author="James Totterdell" w:date="2019-08-30T08:35:00Z">
        <w:r w:rsidR="005A1685">
          <w:t xml:space="preserve"> Any vaccines with the same recorded date of administration were assumed to be co-administered.</w:t>
        </w:r>
      </w:ins>
    </w:p>
    <w:p w14:paraId="3B0635FF" w14:textId="4BAADDA4" w:rsidR="002A50FC" w:rsidRDefault="00E96020" w:rsidP="00EC2380">
      <w:pPr>
        <w:spacing w:after="120" w:line="480" w:lineRule="auto"/>
        <w:rPr>
          <w:ins w:id="200" w:author="James Totterdell" w:date="2019-08-30T08:49:00Z"/>
        </w:rPr>
      </w:pPr>
      <w:r>
        <w:t>Except for</w:t>
      </w:r>
      <w:r w:rsidR="002A50FC">
        <w:t xml:space="preserve"> clinical attendance, outcome events were identified using </w:t>
      </w:r>
      <w:r w:rsidR="002A50FC" w:rsidRPr="00B2637F">
        <w:t>free-text regular expression searches of</w:t>
      </w:r>
      <w:r w:rsidR="001322D4">
        <w:t xml:space="preserve"> </w:t>
      </w:r>
      <w:del w:id="201" w:author="James Totterdell" w:date="2019-06-12T08:28:00Z">
        <w:r w:rsidR="00127E73" w:rsidDel="006C1767">
          <w:delText xml:space="preserve">practice </w:delText>
        </w:r>
      </w:del>
      <w:ins w:id="202" w:author="James Totterdell" w:date="2019-06-12T08:28:00Z">
        <w:r w:rsidR="006C1767">
          <w:t xml:space="preserve">reason for </w:t>
        </w:r>
      </w:ins>
      <w:r w:rsidR="002A50FC" w:rsidRPr="00B2637F">
        <w:t xml:space="preserve">encounter, </w:t>
      </w:r>
      <w:ins w:id="203" w:author="James Totterdell" w:date="2019-06-12T08:28:00Z">
        <w:r w:rsidR="006C1767">
          <w:t xml:space="preserve">reason for </w:t>
        </w:r>
      </w:ins>
      <w:r w:rsidR="002A50FC" w:rsidRPr="00B2637F">
        <w:t xml:space="preserve">diagnosis and </w:t>
      </w:r>
      <w:ins w:id="204" w:author="James Totterdell" w:date="2019-06-12T08:28:00Z">
        <w:r w:rsidR="006C1767">
          <w:t xml:space="preserve">reason for </w:t>
        </w:r>
      </w:ins>
      <w:r w:rsidR="002A50FC" w:rsidRPr="00B2637F">
        <w:t xml:space="preserve">prescription </w:t>
      </w:r>
      <w:ins w:id="205" w:author="catherine.glover1" w:date="2019-05-28T16:53:00Z">
        <w:del w:id="206" w:author="James Totterdell" w:date="2019-06-12T08:28:00Z">
          <w:r w:rsidR="00CC4069" w:rsidDel="006C1767">
            <w:delText xml:space="preserve">string </w:delText>
          </w:r>
        </w:del>
      </w:ins>
      <w:r w:rsidR="00072BFB">
        <w:t>fields</w:t>
      </w:r>
      <w:r w:rsidR="00070E7C">
        <w:t xml:space="preserve"> </w:t>
      </w:r>
      <w:r w:rsidR="00070E7C" w:rsidRPr="00156FB4">
        <w:rPr>
          <w:rFonts w:cs="Arial"/>
        </w:rPr>
        <w:t>(</w:t>
      </w:r>
      <w:r w:rsidR="00070E7C" w:rsidRPr="001661B8">
        <w:rPr>
          <w:rFonts w:cs="Arial"/>
          <w:color w:val="FF0000"/>
        </w:rPr>
        <w:t>see supplementary information for search terms</w:t>
      </w:r>
      <w:r w:rsidR="00070E7C">
        <w:rPr>
          <w:rFonts w:cs="Arial"/>
          <w:color w:val="FF0000"/>
        </w:rPr>
        <w:fldChar w:fldCharType="begin"/>
      </w:r>
      <w:r w:rsidR="00070E7C" w:rsidRPr="00EB6119">
        <w:rPr>
          <w:rFonts w:cs="Arial"/>
          <w:color w:val="FF0000"/>
        </w:rPr>
        <w:instrText xml:space="preserve"> REF _Ref2927243 \h </w:instrText>
      </w:r>
      <w:r w:rsidR="00070E7C">
        <w:rPr>
          <w:rFonts w:cs="Arial"/>
          <w:color w:val="FF0000"/>
        </w:rPr>
      </w:r>
      <w:r w:rsidR="00070E7C">
        <w:rPr>
          <w:rFonts w:cs="Arial"/>
          <w:color w:val="FF0000"/>
        </w:rPr>
        <w:fldChar w:fldCharType="end"/>
      </w:r>
      <w:r w:rsidR="00070E7C">
        <w:rPr>
          <w:rFonts w:cs="Arial"/>
        </w:rPr>
        <w:t>)</w:t>
      </w:r>
      <w:r w:rsidR="00070E7C" w:rsidRPr="00156FB4">
        <w:rPr>
          <w:rFonts w:cs="Arial"/>
        </w:rPr>
        <w:t>.</w:t>
      </w:r>
      <w:r w:rsidR="00070E7C">
        <w:rPr>
          <w:rFonts w:cs="Arial"/>
        </w:rPr>
        <w:t xml:space="preserve"> </w:t>
      </w:r>
      <w:r w:rsidR="002A50FC">
        <w:t xml:space="preserve"> </w:t>
      </w:r>
      <w:ins w:id="207" w:author="James Totterdell" w:date="2019-06-12T08:30:00Z">
        <w:r w:rsidR="00741FA8">
          <w:t>For each record matching an outcome event,</w:t>
        </w:r>
      </w:ins>
      <w:ins w:id="208" w:author="James Totterdell" w:date="2019-06-12T08:31:00Z">
        <w:r w:rsidR="00741FA8">
          <w:t xml:space="preserve"> we matched encounters, diagnoses, and prescriptions on </w:t>
        </w:r>
      </w:ins>
      <w:ins w:id="209" w:author="James Totterdell" w:date="2019-06-12T08:32:00Z">
        <w:r w:rsidR="00741FA8">
          <w:t xml:space="preserve">their respective </w:t>
        </w:r>
      </w:ins>
      <w:ins w:id="210" w:author="James Totterdell" w:date="2019-06-12T08:31:00Z">
        <w:r w:rsidR="00741FA8">
          <w:t xml:space="preserve">dates </w:t>
        </w:r>
      </w:ins>
      <w:ins w:id="211" w:author="James Totterdell" w:date="2019-06-12T08:32:00Z">
        <w:r w:rsidR="00741FA8">
          <w:t xml:space="preserve">to identify related events </w:t>
        </w:r>
      </w:ins>
      <w:ins w:id="212" w:author="James Totterdell" w:date="2019-06-12T08:31:00Z">
        <w:r w:rsidR="00741FA8">
          <w:t>and then ordered all records by date of occurrence.</w:t>
        </w:r>
      </w:ins>
      <w:del w:id="213" w:author="James Totterdell" w:date="2019-06-12T08:32:00Z">
        <w:r w:rsidR="006C1767" w:rsidDel="00741FA8">
          <w:delText xml:space="preserve">Event dates were assumed from </w:delText>
        </w:r>
        <w:r w:rsidR="006C1767" w:rsidRPr="00156FB4" w:rsidDel="00741FA8">
          <w:rPr>
            <w:rFonts w:cs="Arial"/>
          </w:rPr>
          <w:delText xml:space="preserve">encounter dates, diagnosis dates and prescription </w:delText>
        </w:r>
        <w:commentRangeStart w:id="214"/>
        <w:r w:rsidR="006C1767" w:rsidRPr="00156FB4" w:rsidDel="00741FA8">
          <w:rPr>
            <w:rFonts w:cs="Arial"/>
          </w:rPr>
          <w:delText>dates</w:delText>
        </w:r>
        <w:commentRangeEnd w:id="214"/>
        <w:r w:rsidR="006C1767" w:rsidDel="00741FA8">
          <w:rPr>
            <w:rStyle w:val="CommentReference"/>
          </w:rPr>
          <w:commentReference w:id="214"/>
        </w:r>
      </w:del>
      <w:r w:rsidR="006C1767" w:rsidRPr="00156FB4">
        <w:rPr>
          <w:rFonts w:cs="Arial"/>
        </w:rPr>
        <w:t>.</w:t>
      </w:r>
      <w:r w:rsidR="006C1767">
        <w:rPr>
          <w:rFonts w:cs="Arial"/>
        </w:rPr>
        <w:t xml:space="preserve"> </w:t>
      </w:r>
      <w:r w:rsidR="002A50FC">
        <w:t xml:space="preserve">Records of </w:t>
      </w:r>
      <w:r w:rsidR="002A50FC" w:rsidRPr="00B2637F">
        <w:t xml:space="preserve">clinical attendance </w:t>
      </w:r>
      <w:r w:rsidR="002A50FC">
        <w:t>were</w:t>
      </w:r>
      <w:r w:rsidR="002A50FC" w:rsidRPr="00B2637F">
        <w:t xml:space="preserve"> identified </w:t>
      </w:r>
      <w:ins w:id="215" w:author="James Totterdell" w:date="2019-06-12T08:32:00Z">
        <w:r w:rsidR="00741FA8">
          <w:t xml:space="preserve">as any site encounter </w:t>
        </w:r>
      </w:ins>
      <w:del w:id="216" w:author="James Totterdell" w:date="2019-06-12T08:32:00Z">
        <w:r w:rsidR="002A50FC" w:rsidRPr="00B2637F" w:rsidDel="00741FA8">
          <w:delText>by</w:delText>
        </w:r>
      </w:del>
      <w:r w:rsidR="002A50FC" w:rsidRPr="00B2637F">
        <w:t xml:space="preserve"> excluding</w:t>
      </w:r>
      <w:ins w:id="217" w:author="James Totterdell" w:date="2019-06-12T08:33:00Z">
        <w:r w:rsidR="00741FA8">
          <w:t xml:space="preserve"> those identified to be</w:t>
        </w:r>
      </w:ins>
      <w:r w:rsidR="002A50FC" w:rsidRPr="00B2637F">
        <w:t xml:space="preserve"> </w:t>
      </w:r>
      <w:commentRangeStart w:id="218"/>
      <w:r w:rsidR="002A50FC" w:rsidRPr="00B2637F">
        <w:t xml:space="preserve">non-clinical </w:t>
      </w:r>
      <w:r w:rsidR="002A50FC">
        <w:t>(administrative</w:t>
      </w:r>
      <w:r w:rsidR="00623775">
        <w:t>)</w:t>
      </w:r>
      <w:commentRangeEnd w:id="218"/>
      <w:r w:rsidR="00CC4069">
        <w:rPr>
          <w:rStyle w:val="CommentReference"/>
        </w:rPr>
        <w:commentReference w:id="218"/>
      </w:r>
      <w:del w:id="219" w:author="James Totterdell" w:date="2019-06-12T08:33:00Z">
        <w:r w:rsidR="002A50FC" w:rsidDel="00741FA8">
          <w:delText xml:space="preserve"> encounter </w:delText>
        </w:r>
        <w:r w:rsidR="002A50FC" w:rsidRPr="00B2637F" w:rsidDel="00741FA8">
          <w:delText>records</w:delText>
        </w:r>
      </w:del>
      <w:r w:rsidR="002A50FC">
        <w:t>.</w:t>
      </w:r>
      <w:r w:rsidR="004A563E">
        <w:t xml:space="preserve"> </w:t>
      </w:r>
      <w:ins w:id="220" w:author="James Totterdell" w:date="2019-08-30T08:49:00Z">
        <w:r w:rsidR="00CD45DC">
          <w:t>Non-clinical records were identified and excluded by a free-text search of the encounter type and encounter reason field</w:t>
        </w:r>
        <w:r w:rsidR="00B02DFE">
          <w:t>s</w:t>
        </w:r>
        <w:r w:rsidR="00CD45DC">
          <w:t xml:space="preserve"> for specific terms identified as administrative in nature (see sup material). </w:t>
        </w:r>
      </w:ins>
    </w:p>
    <w:p w14:paraId="7505C600" w14:textId="40963836" w:rsidR="0023429D" w:rsidRPr="00671D4A" w:rsidRDefault="0023429D" w:rsidP="00EC2380">
      <w:pPr>
        <w:pStyle w:val="ListParagraph"/>
        <w:numPr>
          <w:ilvl w:val="1"/>
          <w:numId w:val="3"/>
        </w:numPr>
        <w:spacing w:after="120" w:line="480" w:lineRule="auto"/>
        <w:contextualSpacing w:val="0"/>
        <w:rPr>
          <w:b/>
          <w:rPrChange w:id="221" w:author="James Totterdell" w:date="2019-08-30T08:50:00Z">
            <w:rPr/>
          </w:rPrChange>
        </w:rPr>
        <w:pPrChange w:id="222" w:author="James Totterdell" w:date="2019-08-30T08:50:00Z">
          <w:pPr>
            <w:spacing w:after="120" w:line="480" w:lineRule="auto"/>
          </w:pPr>
        </w:pPrChange>
      </w:pPr>
      <w:ins w:id="223" w:author="James Totterdell" w:date="2019-08-30T08:50:00Z">
        <w:r>
          <w:rPr>
            <w:b/>
          </w:rPr>
          <w:lastRenderedPageBreak/>
          <w:t>Definition of risk windows</w:t>
        </w:r>
      </w:ins>
    </w:p>
    <w:p w14:paraId="4338762C" w14:textId="72C2509C" w:rsidR="00204304" w:rsidDel="000D3826" w:rsidRDefault="00671D4A" w:rsidP="00204304">
      <w:pPr>
        <w:spacing w:after="120" w:line="480" w:lineRule="auto"/>
        <w:rPr>
          <w:del w:id="224" w:author="James Totterdell" w:date="2019-08-30T08:52:00Z"/>
          <w:moveTo w:id="225" w:author="James Totterdell" w:date="2019-06-12T08:36:00Z"/>
        </w:rPr>
      </w:pPr>
      <w:ins w:id="226" w:author="James Totterdell" w:date="2019-08-30T08:50:00Z">
        <w:r>
          <w:t>At-r</w:t>
        </w:r>
      </w:ins>
      <w:del w:id="227" w:author="James Totterdell" w:date="2019-08-30T08:50:00Z">
        <w:r w:rsidR="00B42087" w:rsidRPr="00B60B6E" w:rsidDel="00671D4A">
          <w:delText>R</w:delText>
        </w:r>
      </w:del>
      <w:r w:rsidR="00B42087" w:rsidRPr="00B60B6E">
        <w:t>isk windows</w:t>
      </w:r>
      <w:r w:rsidR="004A563E" w:rsidRPr="00B60B6E">
        <w:t xml:space="preserve"> were</w:t>
      </w:r>
      <w:r w:rsidR="005E7B09" w:rsidRPr="00B60B6E">
        <w:t xml:space="preserve"> </w:t>
      </w:r>
      <w:r w:rsidR="00CC4069">
        <w:t>defined</w:t>
      </w:r>
      <w:r w:rsidR="00CC4069" w:rsidRPr="00B60B6E">
        <w:t xml:space="preserve"> </w:t>
      </w:r>
      <w:ins w:id="228" w:author="James Totterdell" w:date="2019-08-30T08:50:00Z">
        <w:r>
          <w:t xml:space="preserve">consistently for all vaccine types </w:t>
        </w:r>
      </w:ins>
      <w:r w:rsidR="005E7B09" w:rsidRPr="00B60B6E">
        <w:t xml:space="preserve">based </w:t>
      </w:r>
      <w:r w:rsidR="000B6FCA" w:rsidRPr="00B60B6E">
        <w:t xml:space="preserve">on biologically plausible windows supported by evidence. </w:t>
      </w:r>
      <w:ins w:id="229" w:author="James Totterdell" w:date="2019-08-30T08:50:00Z">
        <w:r>
          <w:t>For ISR, the risk-window was</w:t>
        </w:r>
      </w:ins>
      <w:del w:id="230" w:author="James Totterdell" w:date="2019-08-30T08:50:00Z">
        <w:r w:rsidR="000B6FCA" w:rsidRPr="00B60B6E" w:rsidDel="00671D4A">
          <w:delText>These</w:delText>
        </w:r>
        <w:r w:rsidR="00B60B6E" w:rsidDel="00671D4A">
          <w:delText xml:space="preserve"> were</w:delText>
        </w:r>
        <w:r w:rsidR="004A563E" w:rsidRPr="00B2637F" w:rsidDel="00671D4A">
          <w:delText xml:space="preserve"> defined as </w:delText>
        </w:r>
      </w:del>
      <w:r w:rsidR="004A563E" w:rsidRPr="00B2637F">
        <w:t>1–7 days post vaccination</w:t>
      </w:r>
      <w:ins w:id="231" w:author="James Totterdell" w:date="2019-08-30T08:50:00Z">
        <w:r>
          <w:t xml:space="preserve">, and for all other </w:t>
        </w:r>
      </w:ins>
      <w:ins w:id="232" w:author="James Totterdell" w:date="2019-08-30T08:51:00Z">
        <w:r>
          <w:t>outcomes</w:t>
        </w:r>
      </w:ins>
      <w:ins w:id="233" w:author="James Totterdell" w:date="2019-08-30T08:50:00Z">
        <w:r>
          <w:t xml:space="preserve"> was</w:t>
        </w:r>
      </w:ins>
      <w:del w:id="234" w:author="James Totterdell" w:date="2019-08-30T08:51:00Z">
        <w:r w:rsidR="004A563E" w:rsidRPr="00B2637F" w:rsidDel="00671D4A">
          <w:delText xml:space="preserve"> for </w:delText>
        </w:r>
        <w:r w:rsidR="00B60B6E" w:rsidDel="00671D4A">
          <w:delText>ISR</w:delText>
        </w:r>
        <w:r w:rsidR="004A563E" w:rsidRPr="00B2637F" w:rsidDel="00671D4A">
          <w:delText xml:space="preserve"> and</w:delText>
        </w:r>
      </w:del>
      <w:r w:rsidR="004A563E" w:rsidRPr="00B2637F">
        <w:t xml:space="preserve"> 1–42 days post vaccination</w:t>
      </w:r>
      <w:del w:id="235" w:author="James Totterdell" w:date="2019-08-30T08:51:00Z">
        <w:r w:rsidR="004A563E" w:rsidRPr="00B2637F" w:rsidDel="00671D4A">
          <w:delText xml:space="preserve"> for all other outcome events</w:delText>
        </w:r>
      </w:del>
      <w:r w:rsidR="004A563E" w:rsidRPr="00B2637F">
        <w:t xml:space="preserve">. </w:t>
      </w:r>
      <w:moveToRangeStart w:id="236" w:author="James Totterdell" w:date="2019-06-12T08:36:00Z" w:name="move11221033"/>
      <w:moveTo w:id="237" w:author="James Totterdell" w:date="2019-06-12T08:36:00Z">
        <w:r w:rsidR="00204304">
          <w:t>The basis for the length of the risk window for systemic adverse events was the 42 day window used in pre-licensure</w:t>
        </w:r>
        <w:r w:rsidR="00204304" w:rsidRPr="00E81FB7">
          <w:t xml:space="preserve"> </w:t>
        </w:r>
        <w:r w:rsidR="00204304">
          <w:t xml:space="preserve">clinical trials </w:t>
        </w:r>
        <w:r w:rsidR="00204304">
          <w:fldChar w:fldCharType="begin">
            <w:fldData xml:space="preserve">PEVuZE5vdGU+PENpdGU+PEF1dGhvcj5NdXJyYXk8L0F1dGhvcj48WWVhcj4yMDExPC9ZZWFyPjxS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</w:fldData>
          </w:fldChar>
        </w:r>
        <w:r w:rsidR="00204304" w:rsidRPr="009A11B6">
          <w:instrText xml:space="preserve"> ADDIN EN.CITE </w:instrText>
        </w:r>
        <w:r w:rsidR="00204304" w:rsidRPr="009A11B6">
          <w:fldChar w:fldCharType="begin">
            <w:fldData xml:space="preserve">PEVuZE5vdGU+PENpdGU+PEF1dGhvcj5NdXJyYXk8L0F1dGhvcj48WWVhcj4yMDExPC9ZZWFyPjxS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</w:fldData>
          </w:fldChar>
        </w:r>
        <w:r w:rsidR="00204304" w:rsidRPr="009A11B6">
          <w:instrText xml:space="preserve"> ADDIN EN.CITE.DATA </w:instrText>
        </w:r>
      </w:moveTo>
      <w:ins w:id="238" w:author="James Totterdell" w:date="2019-06-12T08:36:00Z"/>
      <w:moveTo w:id="239" w:author="James Totterdell" w:date="2019-06-12T08:36:00Z">
        <w:r w:rsidR="00204304" w:rsidRPr="009A11B6">
          <w:fldChar w:fldCharType="end"/>
        </w:r>
      </w:moveTo>
      <w:ins w:id="240" w:author="James Totterdell" w:date="2019-06-12T08:36:00Z"/>
      <w:moveTo w:id="241" w:author="James Totterdell" w:date="2019-06-12T08:36:00Z">
        <w:r w:rsidR="00204304">
          <w:fldChar w:fldCharType="separate"/>
        </w:r>
        <w:r w:rsidR="00204304">
          <w:rPr>
            <w:noProof/>
          </w:rPr>
          <w:t>[6, 8, 9, 18]</w:t>
        </w:r>
        <w:r w:rsidR="00204304">
          <w:fldChar w:fldCharType="end"/>
        </w:r>
        <w:r w:rsidR="00204304">
          <w:t xml:space="preserve"> and post-licensure studies </w:t>
        </w:r>
        <w:r w:rsidR="00204304">
          <w:fldChar w:fldCharType="begin">
            <w:fldData xml:space="preserve">PEVuZE5vdGU+PENpdGU+PEF1dGhvcj5CYXh0ZXI8L0F1dGhvcj48WWVhcj4yMDEyPC9ZZWFyPjxS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</w:fldData>
          </w:fldChar>
        </w:r>
        <w:r w:rsidR="00204304">
          <w:instrText xml:space="preserve"> ADDIN EN.CITE </w:instrText>
        </w:r>
        <w:r w:rsidR="00204304">
          <w:fldChar w:fldCharType="begin">
            <w:fldData xml:space="preserve">PEVuZE5vdGU+PENpdGU+PEF1dGhvcj5CYXh0ZXI8L0F1dGhvcj48WWVhcj4yMDEyPC9ZZWFyPjxS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</w:fldData>
          </w:fldChar>
        </w:r>
        <w:r w:rsidR="00204304">
          <w:instrText xml:space="preserve"> ADDIN EN.CITE.DATA </w:instrText>
        </w:r>
      </w:moveTo>
      <w:ins w:id="242" w:author="James Totterdell" w:date="2019-06-12T08:36:00Z"/>
      <w:moveTo w:id="243" w:author="James Totterdell" w:date="2019-06-12T08:36:00Z">
        <w:r w:rsidR="00204304">
          <w:fldChar w:fldCharType="end"/>
        </w:r>
      </w:moveTo>
      <w:ins w:id="244" w:author="James Totterdell" w:date="2019-06-12T08:36:00Z"/>
      <w:moveTo w:id="245" w:author="James Totterdell" w:date="2019-06-12T08:36:00Z">
        <w:r w:rsidR="00204304">
          <w:fldChar w:fldCharType="separate"/>
        </w:r>
        <w:r w:rsidR="00204304">
          <w:rPr>
            <w:noProof/>
          </w:rPr>
          <w:t>[13, 19]</w:t>
        </w:r>
        <w:r w:rsidR="00204304">
          <w:fldChar w:fldCharType="end"/>
        </w:r>
        <w:r w:rsidR="00204304">
          <w:t xml:space="preserve">. This time period is also biologically plausible for cardiovascular events, which have been observed following wild-type </w:t>
        </w:r>
        <w:r w:rsidR="00204304" w:rsidRPr="00645C25">
          <w:t>varicella-zoster virus, particularly 1 to 4 weeks following infection</w:t>
        </w:r>
        <w:r w:rsidR="00204304">
          <w:t>,</w:t>
        </w:r>
        <w:r w:rsidR="00204304">
          <w:fldChar w:fldCharType="begin">
            <w:fldData xml:space="preserve">PEVuZE5vdGU+PENpdGU+PEF1dGhvcj5NaW5hc3NpYW48L0F1dGhvcj48WWVhcj4yMDE1PC9ZZWFy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</w:fldData>
          </w:fldChar>
        </w:r>
        <w:r w:rsidR="00204304">
          <w:instrText xml:space="preserve"> ADDIN EN.CITE </w:instrText>
        </w:r>
        <w:r w:rsidR="00204304">
          <w:fldChar w:fldCharType="begin">
            <w:fldData xml:space="preserve">PEVuZE5vdGU+PENpdGU+PEF1dGhvcj5NaW5hc3NpYW48L0F1dGhvcj48WWVhcj4yMDE1PC9ZZWFy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</w:fldData>
          </w:fldChar>
        </w:r>
        <w:r w:rsidR="00204304">
          <w:instrText xml:space="preserve"> ADDIN EN.CITE.DATA </w:instrText>
        </w:r>
      </w:moveTo>
      <w:ins w:id="246" w:author="James Totterdell" w:date="2019-06-12T08:36:00Z"/>
      <w:moveTo w:id="247" w:author="James Totterdell" w:date="2019-06-12T08:36:00Z">
        <w:r w:rsidR="00204304">
          <w:fldChar w:fldCharType="end"/>
        </w:r>
      </w:moveTo>
      <w:ins w:id="248" w:author="James Totterdell" w:date="2019-06-12T08:36:00Z"/>
      <w:moveTo w:id="249" w:author="James Totterdell" w:date="2019-06-12T08:36:00Z">
        <w:r w:rsidR="00204304">
          <w:fldChar w:fldCharType="separate"/>
        </w:r>
        <w:r w:rsidR="00204304">
          <w:rPr>
            <w:noProof/>
          </w:rPr>
          <w:t>[20, 21]</w:t>
        </w:r>
        <w:r w:rsidR="00204304">
          <w:fldChar w:fldCharType="end"/>
        </w:r>
        <w:r w:rsidR="00204304">
          <w:t xml:space="preserve"> with viral replication in arterial walls the proposed mechanism for cerebrovascular disease.</w:t>
        </w:r>
        <w:r w:rsidR="00204304">
          <w:fldChar w:fldCharType="begin"/>
        </w:r>
        <w:r w:rsidR="00204304">
          <w:instrText xml:space="preserve"> ADDIN EN.CITE &lt;EndNote&gt;&lt;Cite&gt;&lt;Author&gt;Gilden&lt;/Author&gt;&lt;Year&gt;2009&lt;/Year&gt;&lt;RecNum&gt;53&lt;/RecNum&gt;&lt;DisplayText&gt;[22]&lt;/DisplayText&gt;&lt;record&gt;&lt;rec-number&gt;53&lt;/rec-number&gt;&lt;foreign-keys&gt;&lt;key app="EN" db-id="etz0fzt9irpvzmesttlxpwt8sevx05zeww00" timestamp="1503994466"&gt;53&lt;/key&gt;&lt;/foreign-keys&gt;&lt;ref-type name="Journal Article"&gt;17&lt;/ref-type&gt;&lt;contributors&gt;&lt;authors&gt;&lt;author&gt;Gilden, D&lt;/author&gt;&lt;author&gt;Cohrs, R&lt;/author&gt;&lt;author&gt;Mahalingam, R&lt;/author&gt;&lt;author&gt;Nagel, M&lt;/author&gt;&lt;/authors&gt;&lt;/contributors&gt;&lt;titles&gt;&lt;title&gt;Varicella zoster virus vasculopathies: diverse clinical manifestations, laboratory features, pathogenesis, and treatment. &lt;/title&gt;&lt;secondary-title&gt;Lancet Neurol&lt;/secondary-title&gt;&lt;/titles&gt;&lt;periodical&gt;&lt;full-title&gt;Lancet Neurol&lt;/full-title&gt;&lt;/periodical&gt;&lt;pages&gt;731-740&lt;/pages&gt;&lt;volume&gt;8&lt;/volume&gt;&lt;dates&gt;&lt;year&gt;2009&lt;/year&gt;&lt;/dates&gt;&lt;urls&gt;&lt;/urls&gt;&lt;/record&gt;&lt;/Cite&gt;&lt;/EndNote&gt;</w:instrText>
        </w:r>
        <w:r w:rsidR="00204304">
          <w:fldChar w:fldCharType="separate"/>
        </w:r>
        <w:r w:rsidR="00204304">
          <w:rPr>
            <w:noProof/>
          </w:rPr>
          <w:t>[22]</w:t>
        </w:r>
        <w:r w:rsidR="00204304">
          <w:fldChar w:fldCharType="end"/>
        </w:r>
        <w:r w:rsidR="00204304">
          <w:t xml:space="preserve"> This risk window is also biologically plausible for rash, with varicella-like rash after 6 weeks more likely to represent wild-type infection.</w:t>
        </w:r>
        <w:commentRangeStart w:id="250"/>
        <w:commentRangeStart w:id="251"/>
        <w:r w:rsidR="00204304">
          <w:fldChar w:fldCharType="begin">
            <w:fldData xml:space="preserve">PEVuZE5vdGU+PENpdGU+PEF1dGhvcj5XaWxsaXM8L0F1dGhvcj48WWVhcj4yMDE3PC9ZZWFyPjxS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==
</w:fldData>
          </w:fldChar>
        </w:r>
        <w:r w:rsidR="00204304">
          <w:instrText xml:space="preserve"> ADDIN EN.CITE </w:instrText>
        </w:r>
        <w:r w:rsidR="00204304">
          <w:fldChar w:fldCharType="begin">
            <w:fldData xml:space="preserve">PEVuZE5vdGU+PENpdGU+PEF1dGhvcj5XaWxsaXM8L0F1dGhvcj48WWVhcj4yMDE3PC9ZZWFyPjxS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==
</w:fldData>
          </w:fldChar>
        </w:r>
        <w:r w:rsidR="00204304">
          <w:instrText xml:space="preserve"> ADDIN EN.CITE.DATA </w:instrText>
        </w:r>
      </w:moveTo>
      <w:ins w:id="252" w:author="James Totterdell" w:date="2019-06-12T08:36:00Z"/>
      <w:moveTo w:id="253" w:author="James Totterdell" w:date="2019-06-12T08:36:00Z">
        <w:r w:rsidR="00204304">
          <w:fldChar w:fldCharType="end"/>
        </w:r>
      </w:moveTo>
      <w:ins w:id="254" w:author="James Totterdell" w:date="2019-06-12T08:36:00Z"/>
      <w:moveTo w:id="255" w:author="James Totterdell" w:date="2019-06-12T08:36:00Z">
        <w:r w:rsidR="00204304">
          <w:fldChar w:fldCharType="separate"/>
        </w:r>
        <w:r w:rsidR="00204304">
          <w:rPr>
            <w:noProof/>
          </w:rPr>
          <w:t>[10]</w:t>
        </w:r>
        <w:r w:rsidR="00204304">
          <w:fldChar w:fldCharType="end"/>
        </w:r>
        <w:commentRangeEnd w:id="250"/>
        <w:r w:rsidR="00204304">
          <w:rPr>
            <w:rStyle w:val="CommentReference"/>
          </w:rPr>
          <w:commentReference w:id="250"/>
        </w:r>
      </w:moveTo>
      <w:commentRangeEnd w:id="251"/>
      <w:r w:rsidR="00FA238B">
        <w:rPr>
          <w:rStyle w:val="CommentReference"/>
        </w:rPr>
        <w:commentReference w:id="251"/>
      </w:r>
      <w:moveTo w:id="256" w:author="James Totterdell" w:date="2019-06-12T08:36:00Z">
        <w:r w:rsidR="00204304">
          <w:t xml:space="preserve"> The risk windows for burn (the negative control) and clinical attendance were chosen to be consistent with the risk window for systemic events. For ISR, the risk window was based on the short median time to ISR (~2 days) in the Shingles Prevention Study (SPS) and post-licensure surveillance </w:t>
        </w:r>
        <w:r w:rsidR="00204304">
          <w:fldChar w:fldCharType="begin">
            <w:fldData xml:space="preserve">PEVuZE5vdGU+PENpdGU+PEF1dGhvcj5TaW1iZXJrb2ZmPC9BdXRob3I+PFllYXI+MjAxMDwvWWVh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</w:fldData>
          </w:fldChar>
        </w:r>
        <w:r w:rsidR="00204304">
          <w:instrText xml:space="preserve"> ADDIN EN.CITE </w:instrText>
        </w:r>
        <w:r w:rsidR="00204304">
          <w:fldChar w:fldCharType="begin">
            <w:fldData xml:space="preserve">PEVuZE5vdGU+PENpdGU+PEF1dGhvcj5TaW1iZXJrb2ZmPC9BdXRob3I+PFllYXI+MjAxMDwvWWVh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</w:fldData>
          </w:fldChar>
        </w:r>
        <w:r w:rsidR="00204304">
          <w:instrText xml:space="preserve"> ADDIN EN.CITE.DATA </w:instrText>
        </w:r>
      </w:moveTo>
      <w:ins w:id="257" w:author="James Totterdell" w:date="2019-06-12T08:36:00Z"/>
      <w:moveTo w:id="258" w:author="James Totterdell" w:date="2019-06-12T08:36:00Z">
        <w:r w:rsidR="00204304">
          <w:fldChar w:fldCharType="end"/>
        </w:r>
      </w:moveTo>
      <w:ins w:id="259" w:author="James Totterdell" w:date="2019-06-12T08:36:00Z"/>
      <w:moveTo w:id="260" w:author="James Totterdell" w:date="2019-06-12T08:36:00Z">
        <w:r w:rsidR="00204304">
          <w:fldChar w:fldCharType="separate"/>
        </w:r>
        <w:r w:rsidR="00204304">
          <w:rPr>
            <w:noProof/>
          </w:rPr>
          <w:t>[10, 18]</w:t>
        </w:r>
        <w:r w:rsidR="00204304">
          <w:fldChar w:fldCharType="end"/>
        </w:r>
        <w:r w:rsidR="00204304">
          <w:t xml:space="preserve"> and the identification of a signal for cellulitis within 7 days in another post-licensure SCCS.</w:t>
        </w:r>
        <w:r w:rsidR="00204304">
          <w:fldChar w:fldCharType="begin">
            <w:fldData xml:space="preserve">PEVuZE5vdGU+PENpdGU+PEF1dGhvcj5Uc2VuZzwvQXV0aG9yPjxZZWFyPjIwMTI8L1llYXI+PFJl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</w:fldData>
          </w:fldChar>
        </w:r>
        <w:r w:rsidR="00204304">
          <w:instrText xml:space="preserve"> ADDIN EN.CITE </w:instrText>
        </w:r>
        <w:r w:rsidR="00204304">
          <w:fldChar w:fldCharType="begin">
            <w:fldData xml:space="preserve">PEVuZE5vdGU+PENpdGU+PEF1dGhvcj5Uc2VuZzwvQXV0aG9yPjxZZWFyPjIwMTI8L1llYXI+PFJl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</w:fldData>
          </w:fldChar>
        </w:r>
        <w:r w:rsidR="00204304">
          <w:instrText xml:space="preserve"> ADDIN EN.CITE.DATA </w:instrText>
        </w:r>
      </w:moveTo>
      <w:ins w:id="261" w:author="James Totterdell" w:date="2019-06-12T08:36:00Z"/>
      <w:moveTo w:id="262" w:author="James Totterdell" w:date="2019-06-12T08:36:00Z">
        <w:r w:rsidR="00204304">
          <w:fldChar w:fldCharType="end"/>
        </w:r>
      </w:moveTo>
      <w:ins w:id="263" w:author="James Totterdell" w:date="2019-06-12T08:36:00Z"/>
      <w:moveTo w:id="264" w:author="James Totterdell" w:date="2019-06-12T08:36:00Z">
        <w:r w:rsidR="00204304">
          <w:fldChar w:fldCharType="separate"/>
        </w:r>
        <w:r w:rsidR="00204304">
          <w:rPr>
            <w:noProof/>
          </w:rPr>
          <w:t>[13]</w:t>
        </w:r>
        <w:r w:rsidR="00204304">
          <w:fldChar w:fldCharType="end"/>
        </w:r>
      </w:moveTo>
    </w:p>
    <w:moveToRangeEnd w:id="236"/>
    <w:p w14:paraId="37A99050" w14:textId="77777777" w:rsidR="00204304" w:rsidRDefault="00204304" w:rsidP="00B60B6E">
      <w:pPr>
        <w:spacing w:after="120" w:line="480" w:lineRule="auto"/>
        <w:rPr>
          <w:ins w:id="265" w:author="James Totterdell" w:date="2019-06-12T08:36:00Z"/>
        </w:rPr>
      </w:pPr>
    </w:p>
    <w:p w14:paraId="014DCA89" w14:textId="27CAD10B" w:rsidR="00B60B6E" w:rsidRDefault="00B60B6E" w:rsidP="00B60B6E">
      <w:pPr>
        <w:spacing w:after="120" w:line="480" w:lineRule="auto"/>
        <w:rPr>
          <w:ins w:id="266" w:author="James Totterdell" w:date="2019-08-30T08:54:00Z"/>
        </w:rPr>
      </w:pPr>
      <w:commentRangeStart w:id="267"/>
      <w:r>
        <w:t xml:space="preserve">To account for the </w:t>
      </w:r>
      <w:r w:rsidR="00433207">
        <w:t xml:space="preserve">potential for an event to affect </w:t>
      </w:r>
      <w:r>
        <w:t>the likelihood of vaccination</w:t>
      </w:r>
      <w:r w:rsidR="00433207">
        <w:t xml:space="preserve"> (healthy </w:t>
      </w:r>
      <w:r w:rsidR="00433207" w:rsidRPr="00433207">
        <w:t>vaccinee effect)</w:t>
      </w:r>
      <w:r w:rsidRPr="00433207">
        <w:t>,</w:t>
      </w:r>
      <w:r w:rsidRPr="00433207">
        <w:fldChar w:fldCharType="begin">
          <w:fldData xml:space="preserve">PEVuZE5vdGU+PENpdGU+PEF1dGhvcj5QZXRlcnNlbjwvQXV0aG9yPjxZZWFyPjIwMTY8L1llYXI+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</w:fldData>
        </w:fldChar>
      </w:r>
      <w:r w:rsidR="00785DBE">
        <w:instrText xml:space="preserve"> ADDIN EN.CITE </w:instrText>
      </w:r>
      <w:r w:rsidR="00785DBE">
        <w:fldChar w:fldCharType="begin">
          <w:fldData xml:space="preserve">PEVuZE5vdGU+PENpdGU+PEF1dGhvcj5QZXRlcnNlbjwvQXV0aG9yPjxZZWFyPjIwMTY8L1llYXI+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</w:fldData>
        </w:fldChar>
      </w:r>
      <w:r w:rsidR="00785DBE">
        <w:instrText xml:space="preserve"> ADDIN EN.CITE.DATA </w:instrText>
      </w:r>
      <w:r w:rsidR="00785DBE">
        <w:fldChar w:fldCharType="end"/>
      </w:r>
      <w:r w:rsidRPr="00433207">
        <w:fldChar w:fldCharType="separate"/>
      </w:r>
      <w:r w:rsidR="00785DBE">
        <w:rPr>
          <w:noProof/>
        </w:rPr>
        <w:t>[12, 17]</w:t>
      </w:r>
      <w:r w:rsidRPr="00433207">
        <w:fldChar w:fldCharType="end"/>
      </w:r>
      <w:r w:rsidRPr="00433207">
        <w:t xml:space="preserve"> a wa</w:t>
      </w:r>
      <w:r w:rsidR="00F9513A" w:rsidRPr="00433207">
        <w:t xml:space="preserve">shout period of 42 </w:t>
      </w:r>
      <w:proofErr w:type="gramStart"/>
      <w:r w:rsidR="00F9513A" w:rsidRPr="00433207">
        <w:t>days</w:t>
      </w:r>
      <w:proofErr w:type="gramEnd"/>
      <w:r w:rsidR="00F9513A" w:rsidRPr="00433207">
        <w:t xml:space="preserve"> pre-vaccination </w:t>
      </w:r>
      <w:r w:rsidRPr="00433207">
        <w:t xml:space="preserve">was </w:t>
      </w:r>
      <w:r w:rsidR="00F9513A" w:rsidRPr="00433207">
        <w:t>defined.</w:t>
      </w:r>
      <w:r w:rsidR="00E22252" w:rsidRPr="00433207">
        <w:t xml:space="preserve"> </w:t>
      </w:r>
      <w:r w:rsidR="00433207" w:rsidRPr="00433207">
        <w:t>A</w:t>
      </w:r>
      <w:r w:rsidR="00E22252" w:rsidRPr="00433207">
        <w:t xml:space="preserve"> </w:t>
      </w:r>
      <w:commentRangeStart w:id="268"/>
      <w:r w:rsidR="00E22252" w:rsidRPr="00433207">
        <w:t xml:space="preserve">42 day </w:t>
      </w:r>
      <w:commentRangeEnd w:id="268"/>
      <w:r w:rsidR="003702F3">
        <w:rPr>
          <w:rStyle w:val="CommentReference"/>
        </w:rPr>
        <w:commentReference w:id="268"/>
      </w:r>
      <w:r w:rsidR="00E22252" w:rsidRPr="00433207">
        <w:t>post-risk washout period</w:t>
      </w:r>
      <w:r w:rsidR="00433207" w:rsidRPr="00433207">
        <w:t xml:space="preserve"> was </w:t>
      </w:r>
      <w:ins w:id="269" w:author="catherine.glover1" w:date="2019-05-28T16:58:00Z">
        <w:r w:rsidR="003750F3">
          <w:t xml:space="preserve">also </w:t>
        </w:r>
      </w:ins>
      <w:r w:rsidR="00433207" w:rsidRPr="00433207">
        <w:t>included to minimise the</w:t>
      </w:r>
      <w:r w:rsidR="00433207">
        <w:t xml:space="preserve"> potential for risk </w:t>
      </w:r>
      <w:ins w:id="270" w:author="catherine.glover1" w:date="2019-05-28T16:59:00Z">
        <w:r w:rsidR="003750F3">
          <w:t xml:space="preserve">that may be attributable to the vaccine </w:t>
        </w:r>
      </w:ins>
      <w:r w:rsidR="00433207">
        <w:t xml:space="preserve">to carry over into the control period </w:t>
      </w:r>
      <w:del w:id="271" w:author="catherine.glover1" w:date="2019-05-28T16:59:00Z">
        <w:r w:rsidR="00433207" w:rsidDel="003750F3">
          <w:delText xml:space="preserve">that may be attributable to the vaccine </w:delText>
        </w:r>
      </w:del>
      <w:r w:rsidR="00433207">
        <w:t>(Figure 1).</w:t>
      </w:r>
      <w:r w:rsidR="00433207">
        <w:fldChar w:fldCharType="begin"/>
      </w:r>
      <w:r w:rsidR="00785DBE">
        <w:instrText xml:space="preserve"> ADDIN EN.CITE &lt;EndNote&gt;&lt;Cite&gt;&lt;Author&gt;Baker&lt;/Author&gt;&lt;Year&gt;2015&lt;/Year&gt;&lt;RecNum&gt;87&lt;/RecNum&gt;&lt;DisplayText&gt;[17]&lt;/DisplayText&gt;&lt;record&gt;&lt;rec-number&gt;87&lt;/rec-number&gt;&lt;foreign-keys&gt;&lt;key app="EN" db-id="etz0fzt9irpvzmesttlxpwt8sevx05zeww00" timestamp="1558186230"&gt;87&lt;/key&gt;&lt;/foreign-keys&gt;&lt;ref-type name="Journal Article"&gt;17&lt;/ref-type&gt;&lt;contributors&gt;&lt;authors&gt;&lt;author&gt;Baker, M. A.&lt;/author&gt;&lt;author&gt;Lieu, T. A.&lt;/author&gt;&lt;author&gt;Li, L.&lt;/author&gt;&lt;author&gt;Hua, W.&lt;/author&gt;&lt;author&gt;Qiang, Y.&lt;/author&gt;&lt;author&gt;Kawai, A. T.&lt;/author&gt;&lt;author&gt;Fireman, B. H.&lt;/author&gt;&lt;author&gt;Martin, D. B.&lt;/author&gt;&lt;author&gt;Nguyen, M. D.&lt;/author&gt;&lt;/authors&gt;&lt;/contributors&gt;&lt;titles&gt;&lt;title&gt;A vaccine study design selection framework for the postlicensure rapid immunization safety monitoring program&lt;/title&gt;&lt;secondary-title&gt;Am J Epidemiol&lt;/secondary-title&gt;&lt;alt-title&gt;American journal of epidemiology&lt;/alt-title&gt;&lt;/titles&gt;&lt;alt-periodical&gt;&lt;full-title&gt;American Journal of Epidemiology&lt;/full-title&gt;&lt;/alt-periodical&gt;&lt;pages&gt;608-18&lt;/pages&gt;&lt;volume&gt;181&lt;/volume&gt;&lt;number&gt;8&lt;/number&gt;&lt;edition&gt;2015/03/15&lt;/edition&gt;&lt;keywords&gt;&lt;keyword&gt;Case-Control Studies&lt;/keyword&gt;&lt;keyword&gt;Cohort Studies&lt;/keyword&gt;&lt;keyword&gt;Humans&lt;/keyword&gt;&lt;keyword&gt;Immunization/*adverse effects&lt;/keyword&gt;&lt;keyword&gt;*Patient Safety&lt;/keyword&gt;&lt;keyword&gt;Product Surveillance, Postmarketing/*methods&lt;/keyword&gt;&lt;keyword&gt;Research Design&lt;/keyword&gt;&lt;keyword&gt;Vaccines/*adverse effects&lt;/keyword&gt;&lt;keyword&gt;Mini-Sentinel&lt;/keyword&gt;&lt;keyword&gt;Prism&lt;/keyword&gt;&lt;keyword&gt;immunization&lt;/keyword&gt;&lt;keyword&gt;methods&lt;/keyword&gt;&lt;keyword&gt;safety&lt;/keyword&gt;&lt;keyword&gt;surveillance&lt;/keyword&gt;&lt;keyword&gt;vaccine&lt;/keyword&gt;&lt;/keywords&gt;&lt;dates&gt;&lt;year&gt;2015&lt;/year&gt;&lt;pub-dates&gt;&lt;date&gt;Apr 15&lt;/date&gt;&lt;/pub-dates&gt;&lt;/dates&gt;&lt;isbn&gt;0002-9262&lt;/isbn&gt;&lt;accession-num&gt;25769306&lt;/accession-num&gt;&lt;urls&gt;&lt;/urls&gt;&lt;electronic-resource-num&gt;10.1093/aje/kwu322&lt;/electronic-resource-num&gt;&lt;remote-database-provider&gt;NLM&lt;/remote-database-provider&gt;&lt;language&gt;eng&lt;/language&gt;&lt;/record&gt;&lt;/Cite&gt;&lt;/EndNote&gt;</w:instrText>
      </w:r>
      <w:r w:rsidR="00433207">
        <w:fldChar w:fldCharType="separate"/>
      </w:r>
      <w:r w:rsidR="00785DBE">
        <w:rPr>
          <w:noProof/>
        </w:rPr>
        <w:t>[17]</w:t>
      </w:r>
      <w:r w:rsidR="00433207">
        <w:fldChar w:fldCharType="end"/>
      </w:r>
      <w:r w:rsidR="00433207">
        <w:t xml:space="preserve"> </w:t>
      </w:r>
      <w:ins w:id="272" w:author="James Totterdell" w:date="2019-08-30T08:53:00Z">
        <w:r w:rsidR="000D3826">
          <w:t xml:space="preserve">For rash with antiviral, an indefinite post-risk period was specified due to an expected persisting reduced risk following ZVL vaccination. In allowing an indefinite risk period following influenza, overlapping risk periods may be encountered, and therefore, for this outcome only the first recorded influenza vaccination was </w:t>
        </w:r>
      </w:ins>
      <w:ins w:id="273" w:author="James Totterdell" w:date="2019-08-30T08:54:00Z">
        <w:r w:rsidR="000D3826">
          <w:t>considered for analysis.</w:t>
        </w:r>
      </w:ins>
      <w:del w:id="274" w:author="James Totterdell" w:date="2019-08-30T08:53:00Z">
        <w:r w:rsidR="00E22252" w:rsidDel="000D3826">
          <w:delText xml:space="preserve">Pre-exposure and post-risk washout periods were excluded </w:delText>
        </w:r>
        <w:r w:rsidR="00E22252" w:rsidDel="000D3826">
          <w:lastRenderedPageBreak/>
          <w:delText xml:space="preserve">from the control period. </w:delText>
        </w:r>
        <w:r w:rsidR="00F9513A" w:rsidRPr="00B2637F" w:rsidDel="000D3826">
          <w:delText>All other time an individual was under observation was allocated to the control period</w:delText>
        </w:r>
        <w:r w:rsidR="00F9513A" w:rsidDel="000D3826">
          <w:delText xml:space="preserve"> (table </w:delText>
        </w:r>
      </w:del>
      <w:ins w:id="275" w:author="catherine.glover1" w:date="2019-05-28T16:59:00Z">
        <w:del w:id="276" w:author="James Totterdell" w:date="2019-08-30T08:53:00Z">
          <w:r w:rsidR="003750F3" w:rsidDel="000D3826">
            <w:delText xml:space="preserve">Figure </w:delText>
          </w:r>
        </w:del>
      </w:ins>
      <w:del w:id="277" w:author="James Totterdell" w:date="2019-08-30T08:53:00Z">
        <w:r w:rsidR="00F9513A" w:rsidDel="000D3826">
          <w:delText>1)</w:delText>
        </w:r>
        <w:r w:rsidR="00F9513A" w:rsidRPr="00B2637F" w:rsidDel="000D3826">
          <w:delText>.</w:delText>
        </w:r>
        <w:r w:rsidR="00F9513A" w:rsidDel="000D3826">
          <w:delText xml:space="preserve"> </w:delText>
        </w:r>
        <w:commentRangeEnd w:id="267"/>
        <w:r w:rsidR="003750F3" w:rsidDel="000D3826">
          <w:rPr>
            <w:rStyle w:val="CommentReference"/>
          </w:rPr>
          <w:commentReference w:id="267"/>
        </w:r>
      </w:del>
    </w:p>
    <w:p w14:paraId="2AC26C89" w14:textId="01959B9A" w:rsidR="00A6649F" w:rsidRDefault="00A6649F" w:rsidP="00B60B6E">
      <w:pPr>
        <w:spacing w:after="120" w:line="480" w:lineRule="auto"/>
      </w:pPr>
      <w:ins w:id="278" w:author="James Totterdell" w:date="2019-08-30T08:54:00Z">
        <w:r>
          <w:t xml:space="preserve">Pre-exposure and post-risk washout periods were excluded from the control period. The day of vaccination was excluded from all analyses. This was due to individuals having numerous encounters or diagnoses coinciding with the vaccination encounter. We </w:t>
        </w:r>
      </w:ins>
      <w:ins w:id="279" w:author="James Totterdell" w:date="2019-08-30T08:55:00Z">
        <w:r w:rsidR="0093156D">
          <w:t>assumed</w:t>
        </w:r>
      </w:ins>
      <w:ins w:id="280" w:author="James Totterdell" w:date="2019-08-30T08:54:00Z">
        <w:r>
          <w:t xml:space="preserve"> such encounters to be unrelated to the vaccine administered during that encounter. All other time an individual was under observation was allocated to their control period.</w:t>
        </w:r>
      </w:ins>
    </w:p>
    <w:p w14:paraId="53BF6FC9" w14:textId="651D9FDF" w:rsidR="00433207" w:rsidRPr="00433207" w:rsidRDefault="00433207" w:rsidP="00B60B6E">
      <w:pPr>
        <w:spacing w:after="120" w:line="480" w:lineRule="auto"/>
        <w:rPr>
          <w:b/>
        </w:rPr>
      </w:pPr>
      <w:commentRangeStart w:id="281"/>
      <w:r>
        <w:rPr>
          <w:b/>
        </w:rPr>
        <w:t xml:space="preserve">Figure </w:t>
      </w:r>
      <w:commentRangeEnd w:id="281"/>
      <w:r w:rsidR="003750F3">
        <w:rPr>
          <w:rStyle w:val="CommentReference"/>
        </w:rPr>
        <w:commentReference w:id="281"/>
      </w:r>
      <w:r>
        <w:rPr>
          <w:b/>
        </w:rPr>
        <w:t xml:space="preserve">1: </w:t>
      </w:r>
      <w:ins w:id="282" w:author="catherine.glover1" w:date="2019-05-28T16:57:00Z">
        <w:r w:rsidR="003750F3">
          <w:rPr>
            <w:b/>
          </w:rPr>
          <w:t xml:space="preserve">Self-controlled case series </w:t>
        </w:r>
      </w:ins>
      <w:del w:id="283" w:author="catherine.glover1" w:date="2019-05-28T16:57:00Z">
        <w:r w:rsidDel="003750F3">
          <w:rPr>
            <w:b/>
          </w:rPr>
          <w:delText xml:space="preserve">Study </w:delText>
        </w:r>
      </w:del>
      <w:ins w:id="284" w:author="catherine.glover1" w:date="2019-05-28T16:57:00Z">
        <w:r w:rsidR="003750F3">
          <w:rPr>
            <w:b/>
          </w:rPr>
          <w:t xml:space="preserve">study </w:t>
        </w:r>
      </w:ins>
      <w:r>
        <w:rPr>
          <w:b/>
        </w:rPr>
        <w:t>design</w:t>
      </w:r>
    </w:p>
    <w:tbl>
      <w:tblPr>
        <w:tblStyle w:val="TableGrid"/>
        <w:tblW w:w="5000" w:type="pct"/>
        <w:tblCellMar>
          <w:top w:w="28" w:type="dxa"/>
          <w:bottom w:w="28" w:type="dxa"/>
        </w:tblCellMar>
        <w:tblLook w:val="04A0" w:firstRow="1" w:lastRow="0" w:firstColumn="1" w:lastColumn="0" w:noHBand="0" w:noVBand="1"/>
      </w:tblPr>
      <w:tblGrid>
        <w:gridCol w:w="1191"/>
        <w:gridCol w:w="1652"/>
        <w:gridCol w:w="1751"/>
        <w:gridCol w:w="2068"/>
        <w:gridCol w:w="1390"/>
        <w:gridCol w:w="1190"/>
      </w:tblGrid>
      <w:tr w:rsidR="004F6B4F" w:rsidRPr="004F6B4F" w14:paraId="6EC0BE39" w14:textId="77777777" w:rsidTr="000A78FE">
        <w:tc>
          <w:tcPr>
            <w:tcW w:w="644" w:type="pct"/>
            <w:vAlign w:val="center"/>
          </w:tcPr>
          <w:p w14:paraId="3B950180" w14:textId="3D7088B8" w:rsidR="00433207" w:rsidRPr="004F6B4F" w:rsidRDefault="00433207" w:rsidP="0025240C">
            <w:pPr>
              <w:jc w:val="center"/>
              <w:rPr>
                <w:b/>
                <w:sz w:val="20"/>
                <w:szCs w:val="20"/>
                <w:lang w:val="en-US"/>
              </w:rPr>
            </w:pPr>
            <w:r w:rsidRPr="004F6B4F">
              <w:rPr>
                <w:b/>
                <w:sz w:val="20"/>
                <w:szCs w:val="20"/>
                <w:lang w:val="en-US"/>
              </w:rPr>
              <w:t xml:space="preserve">Control </w:t>
            </w:r>
          </w:p>
        </w:tc>
        <w:tc>
          <w:tcPr>
            <w:tcW w:w="893" w:type="pct"/>
            <w:vAlign w:val="center"/>
          </w:tcPr>
          <w:p w14:paraId="5E6770CD" w14:textId="0D384496" w:rsidR="00433207" w:rsidRPr="004F6B4F" w:rsidRDefault="0025240C" w:rsidP="0025240C">
            <w:pPr>
              <w:jc w:val="center"/>
              <w:rPr>
                <w:b/>
                <w:sz w:val="20"/>
                <w:szCs w:val="20"/>
                <w:lang w:val="en-US"/>
              </w:rPr>
            </w:pPr>
            <w:r w:rsidRPr="004F6B4F">
              <w:rPr>
                <w:b/>
                <w:sz w:val="20"/>
                <w:szCs w:val="20"/>
                <w:lang w:val="en-US"/>
              </w:rPr>
              <w:t>Washout</w:t>
            </w:r>
          </w:p>
        </w:tc>
        <w:tc>
          <w:tcPr>
            <w:tcW w:w="947" w:type="pct"/>
            <w:shd w:val="clear" w:color="auto" w:fill="D9D9D9" w:themeFill="background1" w:themeFillShade="D9"/>
            <w:vAlign w:val="center"/>
          </w:tcPr>
          <w:p w14:paraId="415F587E" w14:textId="02D18774" w:rsidR="00433207" w:rsidRPr="004F6B4F" w:rsidRDefault="00433207" w:rsidP="0025240C">
            <w:pPr>
              <w:jc w:val="center"/>
              <w:rPr>
                <w:b/>
                <w:sz w:val="20"/>
                <w:szCs w:val="20"/>
                <w:lang w:val="en-US"/>
              </w:rPr>
            </w:pPr>
            <w:r w:rsidRPr="004F6B4F">
              <w:rPr>
                <w:b/>
                <w:sz w:val="20"/>
                <w:szCs w:val="20"/>
                <w:lang w:val="en-US"/>
              </w:rPr>
              <w:t xml:space="preserve">Vaccination </w:t>
            </w:r>
          </w:p>
        </w:tc>
        <w:tc>
          <w:tcPr>
            <w:tcW w:w="1119" w:type="pct"/>
            <w:shd w:val="clear" w:color="auto" w:fill="BFBFBF" w:themeFill="background1" w:themeFillShade="BF"/>
            <w:vAlign w:val="center"/>
          </w:tcPr>
          <w:p w14:paraId="01D2A275" w14:textId="091808EF" w:rsidR="00433207" w:rsidRPr="004F6B4F" w:rsidRDefault="00433207" w:rsidP="0025240C">
            <w:pPr>
              <w:jc w:val="center"/>
              <w:rPr>
                <w:b/>
                <w:sz w:val="20"/>
                <w:szCs w:val="20"/>
                <w:lang w:val="en-US"/>
              </w:rPr>
            </w:pPr>
            <w:r w:rsidRPr="004F6B4F">
              <w:rPr>
                <w:b/>
                <w:sz w:val="20"/>
                <w:szCs w:val="20"/>
                <w:lang w:val="en-US"/>
              </w:rPr>
              <w:t xml:space="preserve">Risk window </w:t>
            </w:r>
          </w:p>
        </w:tc>
        <w:tc>
          <w:tcPr>
            <w:tcW w:w="752" w:type="pct"/>
            <w:vAlign w:val="center"/>
          </w:tcPr>
          <w:p w14:paraId="08AF1D54" w14:textId="0B206735" w:rsidR="00433207" w:rsidRPr="004F6B4F" w:rsidRDefault="0025240C" w:rsidP="0025240C">
            <w:pPr>
              <w:jc w:val="center"/>
              <w:rPr>
                <w:b/>
                <w:sz w:val="20"/>
                <w:szCs w:val="20"/>
                <w:lang w:val="en-US"/>
              </w:rPr>
            </w:pPr>
            <w:r w:rsidRPr="004F6B4F">
              <w:rPr>
                <w:b/>
                <w:sz w:val="20"/>
                <w:szCs w:val="20"/>
                <w:lang w:val="en-US"/>
              </w:rPr>
              <w:t>Washout</w:t>
            </w:r>
          </w:p>
        </w:tc>
        <w:tc>
          <w:tcPr>
            <w:tcW w:w="644" w:type="pct"/>
            <w:vAlign w:val="center"/>
          </w:tcPr>
          <w:p w14:paraId="4104C32F" w14:textId="28646ECC" w:rsidR="00433207" w:rsidRPr="004F6B4F" w:rsidRDefault="00433207" w:rsidP="0025240C">
            <w:pPr>
              <w:jc w:val="center"/>
              <w:rPr>
                <w:b/>
                <w:sz w:val="20"/>
                <w:szCs w:val="20"/>
                <w:lang w:val="en-US"/>
              </w:rPr>
            </w:pPr>
            <w:r w:rsidRPr="004F6B4F">
              <w:rPr>
                <w:b/>
                <w:sz w:val="20"/>
                <w:szCs w:val="20"/>
                <w:lang w:val="en-US"/>
              </w:rPr>
              <w:t xml:space="preserve">Control </w:t>
            </w:r>
          </w:p>
        </w:tc>
      </w:tr>
      <w:tr w:rsidR="00433207" w:rsidRPr="006034C4" w14:paraId="3B42BE20" w14:textId="77777777" w:rsidTr="000A78FE">
        <w:tc>
          <w:tcPr>
            <w:tcW w:w="644" w:type="pct"/>
            <w:tcBorders>
              <w:bottom w:val="single" w:sz="4" w:space="0" w:color="auto"/>
            </w:tcBorders>
            <w:shd w:val="clear" w:color="auto" w:fill="auto"/>
            <w:vAlign w:val="center"/>
          </w:tcPr>
          <w:p w14:paraId="44D3F86A" w14:textId="551D9ABC" w:rsidR="00433207" w:rsidRDefault="003750F3" w:rsidP="0025240C">
            <w:pPr>
              <w:jc w:val="center"/>
              <w:rPr>
                <w:sz w:val="20"/>
                <w:szCs w:val="20"/>
                <w:lang w:val="en-US"/>
              </w:rPr>
            </w:pPr>
            <w:ins w:id="285" w:author="catherine.glover1" w:date="2019-05-28T16:57:00Z">
              <w:r>
                <w:rPr>
                  <w:sz w:val="20"/>
                  <w:szCs w:val="20"/>
                  <w:lang w:val="en-US"/>
                </w:rPr>
                <w:t>(variable)</w:t>
              </w:r>
            </w:ins>
          </w:p>
        </w:tc>
        <w:tc>
          <w:tcPr>
            <w:tcW w:w="893" w:type="pct"/>
            <w:tcBorders>
              <w:bottom w:val="single" w:sz="4" w:space="0" w:color="auto"/>
            </w:tcBorders>
            <w:shd w:val="clear" w:color="auto" w:fill="auto"/>
            <w:vAlign w:val="center"/>
          </w:tcPr>
          <w:p w14:paraId="12EDE3C9" w14:textId="7C502BA4" w:rsidR="00433207" w:rsidRDefault="00433207" w:rsidP="0025240C">
            <w:pPr>
              <w:jc w:val="center"/>
              <w:rPr>
                <w:sz w:val="20"/>
                <w:szCs w:val="20"/>
                <w:lang w:val="en-US"/>
              </w:rPr>
            </w:pPr>
            <w:r>
              <w:rPr>
                <w:sz w:val="20"/>
                <w:szCs w:val="20"/>
                <w:lang w:val="en-US"/>
              </w:rPr>
              <w:t>42 days</w:t>
            </w:r>
          </w:p>
        </w:tc>
        <w:tc>
          <w:tcPr>
            <w:tcW w:w="947" w:type="pct"/>
            <w:tcBorders>
              <w:bottom w:val="single" w:sz="4" w:space="0" w:color="auto"/>
            </w:tcBorders>
            <w:shd w:val="clear" w:color="auto" w:fill="auto"/>
            <w:vAlign w:val="center"/>
          </w:tcPr>
          <w:p w14:paraId="4B48515D" w14:textId="5A7F7504" w:rsidR="00433207" w:rsidRPr="006034C4" w:rsidRDefault="003750F3" w:rsidP="0025240C">
            <w:pPr>
              <w:jc w:val="center"/>
              <w:rPr>
                <w:sz w:val="20"/>
                <w:szCs w:val="20"/>
                <w:lang w:val="en-US"/>
              </w:rPr>
            </w:pPr>
            <w:ins w:id="286" w:author="catherine.glover1" w:date="2019-05-28T16:57:00Z">
              <w:r>
                <w:rPr>
                  <w:sz w:val="20"/>
                  <w:szCs w:val="20"/>
                  <w:lang w:val="en-US"/>
                </w:rPr>
                <w:t>1 day</w:t>
              </w:r>
            </w:ins>
          </w:p>
        </w:tc>
        <w:tc>
          <w:tcPr>
            <w:tcW w:w="1119" w:type="pct"/>
            <w:tcBorders>
              <w:bottom w:val="single" w:sz="4" w:space="0" w:color="auto"/>
            </w:tcBorders>
            <w:shd w:val="clear" w:color="auto" w:fill="auto"/>
            <w:vAlign w:val="center"/>
          </w:tcPr>
          <w:p w14:paraId="3066313B" w14:textId="7D107BD3" w:rsidR="00433207" w:rsidRPr="006034C4" w:rsidRDefault="00433207" w:rsidP="003750F3">
            <w:pPr>
              <w:jc w:val="center"/>
              <w:rPr>
                <w:sz w:val="20"/>
                <w:szCs w:val="20"/>
                <w:lang w:val="en-US"/>
              </w:rPr>
            </w:pPr>
            <w:r>
              <w:rPr>
                <w:sz w:val="20"/>
                <w:szCs w:val="20"/>
                <w:lang w:val="en-US"/>
              </w:rPr>
              <w:t>42 days (</w:t>
            </w:r>
            <w:del w:id="287" w:author="catherine.glover1" w:date="2019-05-28T16:57:00Z">
              <w:r w:rsidDel="003750F3">
                <w:rPr>
                  <w:sz w:val="20"/>
                  <w:szCs w:val="20"/>
                  <w:lang w:val="en-US"/>
                </w:rPr>
                <w:delText xml:space="preserve">7 days </w:delText>
              </w:r>
            </w:del>
            <w:r>
              <w:rPr>
                <w:sz w:val="20"/>
                <w:szCs w:val="20"/>
                <w:lang w:val="en-US"/>
              </w:rPr>
              <w:t>ISR</w:t>
            </w:r>
            <w:ins w:id="288" w:author="catherine.glover1" w:date="2019-05-28T16:57:00Z">
              <w:r w:rsidR="003750F3">
                <w:rPr>
                  <w:sz w:val="20"/>
                  <w:szCs w:val="20"/>
                  <w:lang w:val="en-US"/>
                </w:rPr>
                <w:t>: 7 days</w:t>
              </w:r>
            </w:ins>
            <w:r>
              <w:rPr>
                <w:sz w:val="20"/>
                <w:szCs w:val="20"/>
                <w:lang w:val="en-US"/>
              </w:rPr>
              <w:t>)</w:t>
            </w:r>
          </w:p>
        </w:tc>
        <w:tc>
          <w:tcPr>
            <w:tcW w:w="752" w:type="pct"/>
            <w:tcBorders>
              <w:bottom w:val="single" w:sz="4" w:space="0" w:color="auto"/>
            </w:tcBorders>
            <w:shd w:val="clear" w:color="auto" w:fill="auto"/>
            <w:vAlign w:val="center"/>
          </w:tcPr>
          <w:p w14:paraId="5B7B731B" w14:textId="498EE24A" w:rsidR="00433207" w:rsidRDefault="00433207" w:rsidP="0025240C">
            <w:pPr>
              <w:jc w:val="center"/>
              <w:rPr>
                <w:sz w:val="20"/>
                <w:szCs w:val="20"/>
                <w:lang w:val="en-US"/>
              </w:rPr>
            </w:pPr>
            <w:r>
              <w:rPr>
                <w:sz w:val="20"/>
                <w:szCs w:val="20"/>
                <w:lang w:val="en-US"/>
              </w:rPr>
              <w:t>42 days</w:t>
            </w:r>
          </w:p>
        </w:tc>
        <w:tc>
          <w:tcPr>
            <w:tcW w:w="644" w:type="pct"/>
            <w:tcBorders>
              <w:bottom w:val="single" w:sz="4" w:space="0" w:color="auto"/>
            </w:tcBorders>
            <w:shd w:val="clear" w:color="auto" w:fill="auto"/>
            <w:vAlign w:val="center"/>
          </w:tcPr>
          <w:p w14:paraId="29FBC85F" w14:textId="71717867" w:rsidR="00433207" w:rsidRDefault="003750F3" w:rsidP="0025240C">
            <w:pPr>
              <w:jc w:val="center"/>
              <w:rPr>
                <w:sz w:val="20"/>
                <w:szCs w:val="20"/>
                <w:lang w:val="en-US"/>
              </w:rPr>
            </w:pPr>
            <w:ins w:id="289" w:author="catherine.glover1" w:date="2019-05-28T16:57:00Z">
              <w:r>
                <w:rPr>
                  <w:sz w:val="20"/>
                  <w:szCs w:val="20"/>
                  <w:lang w:val="en-US"/>
                </w:rPr>
                <w:t>(variable)</w:t>
              </w:r>
            </w:ins>
          </w:p>
        </w:tc>
      </w:tr>
      <w:tr w:rsidR="0025240C" w:rsidRPr="006034C4" w14:paraId="0B86D763" w14:textId="77777777" w:rsidTr="000A78FE">
        <w:tc>
          <w:tcPr>
            <w:tcW w:w="2484" w:type="pct"/>
            <w:gridSpan w:val="3"/>
            <w:tcBorders>
              <w:left w:val="nil"/>
              <w:bottom w:val="nil"/>
              <w:right w:val="nil"/>
            </w:tcBorders>
            <w:shd w:val="clear" w:color="auto" w:fill="auto"/>
            <w:vAlign w:val="center"/>
          </w:tcPr>
          <w:p w14:paraId="483E6D61" w14:textId="38C43DD0" w:rsidR="0025240C" w:rsidRPr="006034C4" w:rsidRDefault="0025240C" w:rsidP="0025240C">
            <w:pPr>
              <w:jc w:val="center"/>
              <w:rPr>
                <w:sz w:val="20"/>
                <w:szCs w:val="20"/>
                <w:lang w:val="en-US"/>
              </w:rPr>
            </w:pPr>
            <w:r>
              <w:rPr>
                <w:noProof/>
                <w:sz w:val="20"/>
                <w:szCs w:val="20"/>
                <w:lang w:eastAsia="en-AU"/>
              </w:rPr>
              <mc:AlternateContent>
                <mc:Choice Requires="wps">
                  <w:drawing>
                    <wp:anchor distT="0" distB="0" distL="114300" distR="114300" simplePos="0" relativeHeight="251657216" behindDoc="0" locked="0" layoutInCell="1" allowOverlap="1" wp14:anchorId="5B8435E5" wp14:editId="3FF7B230">
                      <wp:simplePos x="0" y="0"/>
                      <wp:positionH relativeFrom="column">
                        <wp:posOffset>12465</wp:posOffset>
                      </wp:positionH>
                      <wp:positionV relativeFrom="paragraph">
                        <wp:posOffset>78406</wp:posOffset>
                      </wp:positionV>
                      <wp:extent cx="2761247"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76124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BF6560"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6.15pt" to="218.4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" strokecolor="black [3213]" strokeweight="1pt">
                      <v:stroke joinstyle="miter"/>
                    </v:line>
                  </w:pict>
                </mc:Fallback>
              </mc:AlternateContent>
            </w:r>
          </w:p>
        </w:tc>
        <w:tc>
          <w:tcPr>
            <w:tcW w:w="1119" w:type="pct"/>
            <w:tcBorders>
              <w:left w:val="nil"/>
              <w:bottom w:val="nil"/>
              <w:right w:val="nil"/>
            </w:tcBorders>
            <w:shd w:val="clear" w:color="auto" w:fill="auto"/>
            <w:vAlign w:val="center"/>
          </w:tcPr>
          <w:p w14:paraId="1DF6FBDB" w14:textId="762255BA" w:rsidR="0025240C" w:rsidRDefault="0025240C" w:rsidP="0025240C">
            <w:pPr>
              <w:jc w:val="center"/>
              <w:rPr>
                <w:sz w:val="20"/>
                <w:szCs w:val="20"/>
                <w:lang w:val="en-US"/>
              </w:rPr>
            </w:pPr>
            <w:r>
              <w:rPr>
                <w:sz w:val="20"/>
                <w:szCs w:val="20"/>
                <w:lang w:val="en-US"/>
              </w:rPr>
              <w:t>TIME</w:t>
            </w:r>
          </w:p>
        </w:tc>
        <w:tc>
          <w:tcPr>
            <w:tcW w:w="1396" w:type="pct"/>
            <w:gridSpan w:val="2"/>
            <w:tcBorders>
              <w:left w:val="nil"/>
              <w:bottom w:val="nil"/>
              <w:right w:val="nil"/>
            </w:tcBorders>
            <w:shd w:val="clear" w:color="auto" w:fill="auto"/>
            <w:vAlign w:val="center"/>
          </w:tcPr>
          <w:p w14:paraId="60F3FEE7" w14:textId="165F7CDE" w:rsidR="0025240C" w:rsidRDefault="0025240C" w:rsidP="0025240C">
            <w:pPr>
              <w:jc w:val="center"/>
              <w:rPr>
                <w:sz w:val="20"/>
                <w:szCs w:val="20"/>
                <w:lang w:val="en-US"/>
              </w:rPr>
            </w:pPr>
            <w:r>
              <w:rPr>
                <w:noProof/>
                <w:sz w:val="20"/>
                <w:szCs w:val="20"/>
                <w:lang w:eastAsia="en-AU"/>
              </w:rPr>
              <mc:AlternateContent>
                <mc:Choice Requires="wps">
                  <w:drawing>
                    <wp:anchor distT="0" distB="0" distL="114300" distR="114300" simplePos="0" relativeHeight="251661312" behindDoc="0" locked="0" layoutInCell="1" allowOverlap="1" wp14:anchorId="6845FD4E" wp14:editId="361E003F">
                      <wp:simplePos x="0" y="0"/>
                      <wp:positionH relativeFrom="column">
                        <wp:posOffset>-4278</wp:posOffset>
                      </wp:positionH>
                      <wp:positionV relativeFrom="paragraph">
                        <wp:posOffset>58888</wp:posOffset>
                      </wp:positionV>
                      <wp:extent cx="1485900" cy="0"/>
                      <wp:effectExtent l="0" t="76200" r="19050" b="95250"/>
                      <wp:wrapNone/>
                      <wp:docPr id="3" name="Straight Arrow Connector 3"/>
                      <wp:cNvGraphicFramePr/>
                      <a:graphic xmlns:a="http://schemas.openxmlformats.org/drawingml/2006/main">
                        <a:graphicData uri="http://schemas.microsoft.com/office/word/2010/wordprocessingShape">
                          <wps:wsp>
                            <wps:cNvCnPr/>
                            <wps:spPr>
                              <a:xfrm>
                                <a:off x="0" y="0"/>
                                <a:ext cx="14859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68F92D" id="_x0000_t32" coordsize="21600,21600" o:spt="32" o:oned="t" path="m,l21600,21600e" filled="f">
                      <v:path arrowok="t" fillok="f" o:connecttype="none"/>
                      <o:lock v:ext="edit" shapetype="t"/>
                    </v:shapetype>
                    <v:shape id="Straight Arrow Connector 3" o:spid="_x0000_s1026" type="#_x0000_t32" style="position:absolute;margin-left:-.35pt;margin-top:4.65pt;width:11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" strokecolor="black [3213]" strokeweight="1pt">
                      <v:stroke endarrow="block" joinstyle="miter"/>
                    </v:shape>
                  </w:pict>
                </mc:Fallback>
              </mc:AlternateContent>
            </w:r>
          </w:p>
        </w:tc>
      </w:tr>
    </w:tbl>
    <w:p w14:paraId="7D1CEA5F" w14:textId="39CFDB92" w:rsidR="00F9513A" w:rsidRDefault="00F9513A" w:rsidP="00EC2380">
      <w:pPr>
        <w:spacing w:after="120" w:line="480" w:lineRule="auto"/>
      </w:pPr>
    </w:p>
    <w:p w14:paraId="06DC81D1" w14:textId="02A6C826" w:rsidR="00C41FA1" w:rsidDel="00204304" w:rsidRDefault="00645C25" w:rsidP="00EC2380">
      <w:pPr>
        <w:spacing w:after="120" w:line="480" w:lineRule="auto"/>
        <w:rPr>
          <w:moveFrom w:id="290" w:author="James Totterdell" w:date="2019-06-12T08:36:00Z"/>
        </w:rPr>
      </w:pPr>
      <w:moveFromRangeStart w:id="291" w:author="James Totterdell" w:date="2019-06-12T08:36:00Z" w:name="move11221033"/>
      <w:moveFrom w:id="292" w:author="James Totterdell" w:date="2019-06-12T08:36:00Z">
        <w:r w:rsidDel="00204304">
          <w:t xml:space="preserve">The basis for the </w:t>
        </w:r>
        <w:r w:rsidR="004F6B4F" w:rsidDel="00204304">
          <w:t>length of the risk window</w:t>
        </w:r>
        <w:r w:rsidDel="00204304">
          <w:t xml:space="preserve"> for systemic adverse events was the 42 day window</w:t>
        </w:r>
        <w:r w:rsidR="004F6B4F" w:rsidDel="00204304">
          <w:t xml:space="preserve"> used</w:t>
        </w:r>
        <w:r w:rsidDel="00204304">
          <w:t xml:space="preserve"> in pre-licensure</w:t>
        </w:r>
        <w:r w:rsidR="00E81FB7" w:rsidRPr="00E81FB7" w:rsidDel="00204304">
          <w:t xml:space="preserve"> </w:t>
        </w:r>
        <w:r w:rsidDel="00204304">
          <w:t xml:space="preserve">clinical trials </w:t>
        </w:r>
        <w:r w:rsidR="00E81FB7" w:rsidDel="00204304">
          <w:fldChar w:fldCharType="begin">
            <w:fldData xml:space="preserve">PEVuZE5vdGU+PENpdGU+PEF1dGhvcj5NdXJyYXk8L0F1dGhvcj48WWVhcj4yMDExPC9ZZWFyPjxS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</w:fldData>
          </w:fldChar>
        </w:r>
        <w:r w:rsidR="00785DBE" w:rsidRPr="00204304" w:rsidDel="00204304">
          <w:instrText xml:space="preserve"> ADDIN EN.CITE </w:instrText>
        </w:r>
        <w:r w:rsidR="00785DBE" w:rsidRPr="00204304" w:rsidDel="00204304">
          <w:rPr>
            <w:rPrChange w:id="293" w:author="James Totterdell" w:date="2019-06-12T08:36:00Z">
              <w:rPr/>
            </w:rPrChange>
          </w:rPr>
          <w:fldChar w:fldCharType="begin">
            <w:fldData xml:space="preserve">PEVuZE5vdGU+PENpdGU+PEF1dGhvcj5NdXJyYXk8L0F1dGhvcj48WWVhcj4yMDExPC9ZZWFyPjxS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</w:fldData>
          </w:fldChar>
        </w:r>
        <w:r w:rsidR="00785DBE" w:rsidRPr="00204304" w:rsidDel="00204304">
          <w:instrText xml:space="preserve"> ADDIN EN.CITE.DATA </w:instrText>
        </w:r>
      </w:moveFrom>
      <w:del w:id="294" w:author="James Totterdell" w:date="2019-06-12T08:36:00Z">
        <w:r w:rsidR="00785DBE" w:rsidRPr="00204304" w:rsidDel="00204304">
          <w:rPr>
            <w:rPrChange w:id="295" w:author="James Totterdell" w:date="2019-06-12T08:36:00Z">
              <w:rPr/>
            </w:rPrChange>
          </w:rPr>
        </w:r>
      </w:del>
      <w:moveFrom w:id="296" w:author="James Totterdell" w:date="2019-06-12T08:36:00Z">
        <w:r w:rsidR="00785DBE" w:rsidRPr="00204304" w:rsidDel="00204304">
          <w:rPr>
            <w:rPrChange w:id="297" w:author="James Totterdell" w:date="2019-06-12T08:36:00Z">
              <w:rPr/>
            </w:rPrChange>
          </w:rPr>
          <w:fldChar w:fldCharType="end"/>
        </w:r>
      </w:moveFrom>
      <w:del w:id="298" w:author="James Totterdell" w:date="2019-06-12T08:36:00Z"/>
      <w:moveFrom w:id="299" w:author="James Totterdell" w:date="2019-06-12T08:36:00Z">
        <w:r w:rsidR="00E81FB7" w:rsidDel="00204304">
          <w:fldChar w:fldCharType="separate"/>
        </w:r>
        <w:r w:rsidR="00785DBE" w:rsidDel="00204304">
          <w:rPr>
            <w:noProof/>
          </w:rPr>
          <w:t>[6, 8, 9, 18]</w:t>
        </w:r>
        <w:r w:rsidR="00E81FB7" w:rsidDel="00204304">
          <w:fldChar w:fldCharType="end"/>
        </w:r>
        <w:r w:rsidR="00E81FB7" w:rsidDel="00204304">
          <w:t xml:space="preserve"> </w:t>
        </w:r>
        <w:r w:rsidDel="00204304">
          <w:t xml:space="preserve">and post-licensure studies </w:t>
        </w:r>
        <w:r w:rsidR="00E81FB7" w:rsidDel="00204304">
          <w:fldChar w:fldCharType="begin">
            <w:fldData xml:space="preserve">PEVuZE5vdGU+PENpdGU+PEF1dGhvcj5CYXh0ZXI8L0F1dGhvcj48WWVhcj4yMDEyPC9ZZWFyPjxS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</w:fldData>
          </w:fldChar>
        </w:r>
        <w:r w:rsidR="00785DBE" w:rsidDel="00204304">
          <w:instrText xml:space="preserve"> ADDIN EN.CITE </w:instrText>
        </w:r>
        <w:r w:rsidR="00785DBE" w:rsidDel="00204304">
          <w:fldChar w:fldCharType="begin">
            <w:fldData xml:space="preserve">PEVuZE5vdGU+PENpdGU+PEF1dGhvcj5CYXh0ZXI8L0F1dGhvcj48WWVhcj4yMDEyPC9ZZWFyPjxS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</w:fldData>
          </w:fldChar>
        </w:r>
        <w:r w:rsidR="00785DBE" w:rsidDel="00204304">
          <w:instrText xml:space="preserve"> ADDIN EN.CITE.DATA </w:instrText>
        </w:r>
      </w:moveFrom>
      <w:del w:id="300" w:author="James Totterdell" w:date="2019-06-12T08:36:00Z"/>
      <w:moveFrom w:id="301" w:author="James Totterdell" w:date="2019-06-12T08:36:00Z">
        <w:r w:rsidR="00785DBE" w:rsidDel="00204304">
          <w:fldChar w:fldCharType="end"/>
        </w:r>
      </w:moveFrom>
      <w:del w:id="302" w:author="James Totterdell" w:date="2019-06-12T08:36:00Z"/>
      <w:moveFrom w:id="303" w:author="James Totterdell" w:date="2019-06-12T08:36:00Z">
        <w:r w:rsidR="00E81FB7" w:rsidDel="00204304">
          <w:fldChar w:fldCharType="separate"/>
        </w:r>
        <w:r w:rsidR="00785DBE" w:rsidDel="00204304">
          <w:rPr>
            <w:noProof/>
          </w:rPr>
          <w:t>[13, 19]</w:t>
        </w:r>
        <w:r w:rsidR="00E81FB7" w:rsidDel="00204304">
          <w:fldChar w:fldCharType="end"/>
        </w:r>
        <w:r w:rsidDel="00204304">
          <w:t xml:space="preserve">. This time period is also biologically plausible for cardiovascular events, which have been observed following wild-type </w:t>
        </w:r>
        <w:r w:rsidRPr="00645C25" w:rsidDel="00204304">
          <w:t>varicella-zoster virus, particularly 1 to 4 weeks following infection</w:t>
        </w:r>
        <w:r w:rsidDel="00204304">
          <w:t>,</w:t>
        </w:r>
        <w:r w:rsidDel="00204304">
          <w:fldChar w:fldCharType="begin">
            <w:fldData xml:space="preserve">PEVuZE5vdGU+PENpdGU+PEF1dGhvcj5NaW5hc3NpYW48L0F1dGhvcj48WWVhcj4yMDE1PC9ZZWFy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</w:fldData>
          </w:fldChar>
        </w:r>
        <w:r w:rsidR="00433207" w:rsidDel="00204304">
          <w:instrText xml:space="preserve"> ADDIN EN.CITE </w:instrText>
        </w:r>
        <w:r w:rsidR="00433207" w:rsidDel="00204304">
          <w:fldChar w:fldCharType="begin">
            <w:fldData xml:space="preserve">PEVuZE5vdGU+PENpdGU+PEF1dGhvcj5NaW5hc3NpYW48L0F1dGhvcj48WWVhcj4yMDE1PC9ZZWFy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</w:fldData>
          </w:fldChar>
        </w:r>
        <w:r w:rsidR="00433207" w:rsidDel="00204304">
          <w:instrText xml:space="preserve"> ADDIN EN.CITE.DATA </w:instrText>
        </w:r>
      </w:moveFrom>
      <w:del w:id="304" w:author="James Totterdell" w:date="2019-06-12T08:36:00Z"/>
      <w:moveFrom w:id="305" w:author="James Totterdell" w:date="2019-06-12T08:36:00Z">
        <w:r w:rsidR="00433207" w:rsidDel="00204304">
          <w:fldChar w:fldCharType="end"/>
        </w:r>
      </w:moveFrom>
      <w:del w:id="306" w:author="James Totterdell" w:date="2019-06-12T08:36:00Z"/>
      <w:moveFrom w:id="307" w:author="James Totterdell" w:date="2019-06-12T08:36:00Z">
        <w:r w:rsidDel="00204304">
          <w:fldChar w:fldCharType="separate"/>
        </w:r>
        <w:r w:rsidR="00433207" w:rsidDel="00204304">
          <w:rPr>
            <w:noProof/>
          </w:rPr>
          <w:t>[20, 21]</w:t>
        </w:r>
        <w:r w:rsidDel="00204304">
          <w:fldChar w:fldCharType="end"/>
        </w:r>
        <w:r w:rsidDel="00204304">
          <w:t xml:space="preserve"> with viral replication in arterial walls the proposed mechanism for cerebrovascular disease.</w:t>
        </w:r>
        <w:r w:rsidDel="00204304">
          <w:fldChar w:fldCharType="begin"/>
        </w:r>
        <w:r w:rsidR="00433207" w:rsidDel="00204304">
          <w:instrText xml:space="preserve"> ADDIN EN.CITE &lt;EndNote&gt;&lt;Cite&gt;&lt;Author&gt;Gilden&lt;/Author&gt;&lt;Year&gt;2009&lt;/Year&gt;&lt;RecNum&gt;53&lt;/RecNum&gt;&lt;DisplayText&gt;[22]&lt;/DisplayText&gt;&lt;record&gt;&lt;rec-number&gt;53&lt;/rec-number&gt;&lt;foreign-keys&gt;&lt;key app="EN" db-id="etz0fzt9irpvzmesttlxpwt8sevx05zeww00" timestamp="1503994466"&gt;53&lt;/key&gt;&lt;/foreign-keys&gt;&lt;ref-type name="Journal Article"&gt;17&lt;/ref-type&gt;&lt;contributors&gt;&lt;authors&gt;&lt;author&gt;Gilden, D&lt;/author&gt;&lt;author&gt;Cohrs, R&lt;/author&gt;&lt;author&gt;Mahalingam, R&lt;/author&gt;&lt;author&gt;Nagel, M&lt;/author&gt;&lt;/authors&gt;&lt;/contributors&gt;&lt;titles&gt;&lt;title&gt;Varicella zoster virus vasculopathies: diverse clinical manifestations, laboratory features, pathogenesis, and treatment. &lt;/title&gt;&lt;secondary-title&gt;Lancet Neurol&lt;/secondary-title&gt;&lt;/titles&gt;&lt;periodical&gt;&lt;full-title&gt;Lancet Neurol&lt;/full-title&gt;&lt;/periodical&gt;&lt;pages&gt;731-740&lt;/pages&gt;&lt;volume&gt;8&lt;/volume&gt;&lt;dates&gt;&lt;year&gt;2009&lt;/year&gt;&lt;/dates&gt;&lt;urls&gt;&lt;/urls&gt;&lt;/record&gt;&lt;/Cite&gt;&lt;/EndNote&gt;</w:instrText>
        </w:r>
        <w:r w:rsidDel="00204304">
          <w:fldChar w:fldCharType="separate"/>
        </w:r>
        <w:r w:rsidR="00433207" w:rsidDel="00204304">
          <w:rPr>
            <w:noProof/>
          </w:rPr>
          <w:t>[22]</w:t>
        </w:r>
        <w:r w:rsidDel="00204304">
          <w:fldChar w:fldCharType="end"/>
        </w:r>
        <w:r w:rsidDel="00204304">
          <w:t xml:space="preserve"> </w:t>
        </w:r>
        <w:r w:rsidR="00B810E5" w:rsidDel="00204304">
          <w:t>This risk window is also biologically plausible for rash, with varicella-like rash after 6 weeks more likely to represent wild-type infection.</w:t>
        </w:r>
        <w:commentRangeStart w:id="308"/>
        <w:r w:rsidR="00B810E5" w:rsidDel="00204304">
          <w:fldChar w:fldCharType="begin">
            <w:fldData xml:space="preserve">PEVuZE5vdGU+PENpdGU+PEF1dGhvcj5XaWxsaXM8L0F1dGhvcj48WWVhcj4yMDE3PC9ZZWFyPjxS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==
</w:fldData>
          </w:fldChar>
        </w:r>
        <w:r w:rsidR="004D4AAF" w:rsidDel="00204304">
          <w:instrText xml:space="preserve"> ADDIN EN.CITE </w:instrText>
        </w:r>
        <w:r w:rsidR="004D4AAF" w:rsidDel="00204304">
          <w:fldChar w:fldCharType="begin">
            <w:fldData xml:space="preserve">PEVuZE5vdGU+PENpdGU+PEF1dGhvcj5XaWxsaXM8L0F1dGhvcj48WWVhcj4yMDE3PC9ZZWFyPjxS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==
</w:fldData>
          </w:fldChar>
        </w:r>
        <w:r w:rsidR="004D4AAF" w:rsidDel="00204304">
          <w:instrText xml:space="preserve"> ADDIN EN.CITE.DATA </w:instrText>
        </w:r>
      </w:moveFrom>
      <w:del w:id="309" w:author="James Totterdell" w:date="2019-06-12T08:36:00Z"/>
      <w:moveFrom w:id="310" w:author="James Totterdell" w:date="2019-06-12T08:36:00Z">
        <w:r w:rsidR="004D4AAF" w:rsidDel="00204304">
          <w:fldChar w:fldCharType="end"/>
        </w:r>
      </w:moveFrom>
      <w:del w:id="311" w:author="James Totterdell" w:date="2019-06-12T08:36:00Z"/>
      <w:moveFrom w:id="312" w:author="James Totterdell" w:date="2019-06-12T08:36:00Z">
        <w:r w:rsidR="00B810E5" w:rsidDel="00204304">
          <w:fldChar w:fldCharType="separate"/>
        </w:r>
        <w:r w:rsidR="004D4AAF" w:rsidDel="00204304">
          <w:rPr>
            <w:noProof/>
          </w:rPr>
          <w:t>[10]</w:t>
        </w:r>
        <w:r w:rsidR="00B810E5" w:rsidDel="00204304">
          <w:fldChar w:fldCharType="end"/>
        </w:r>
        <w:commentRangeEnd w:id="308"/>
        <w:r w:rsidR="00B810E5" w:rsidDel="00204304">
          <w:rPr>
            <w:rStyle w:val="CommentReference"/>
          </w:rPr>
          <w:commentReference w:id="308"/>
        </w:r>
        <w:r w:rsidR="00942278" w:rsidDel="00204304">
          <w:t xml:space="preserve"> </w:t>
        </w:r>
        <w:r w:rsidR="00F9513A" w:rsidDel="00204304">
          <w:t>The risk window</w:t>
        </w:r>
        <w:r w:rsidR="00B430A4" w:rsidDel="00204304">
          <w:t>s</w:t>
        </w:r>
        <w:r w:rsidR="00F9513A" w:rsidDel="00204304">
          <w:t xml:space="preserve"> for burn (the negative control) </w:t>
        </w:r>
        <w:r w:rsidR="00B430A4" w:rsidDel="00204304">
          <w:t xml:space="preserve">and clinical attendance were </w:t>
        </w:r>
        <w:r w:rsidR="00F9513A" w:rsidDel="00204304">
          <w:t>chosen to be consistent with the risk window</w:t>
        </w:r>
        <w:r w:rsidR="004F6B4F" w:rsidDel="00204304">
          <w:t xml:space="preserve"> for systemic events</w:t>
        </w:r>
        <w:r w:rsidR="00F9513A" w:rsidDel="00204304">
          <w:t xml:space="preserve">. </w:t>
        </w:r>
        <w:r w:rsidR="00942278" w:rsidDel="00204304">
          <w:t xml:space="preserve">For ISR, </w:t>
        </w:r>
        <w:r w:rsidR="00BB6C15" w:rsidDel="00204304">
          <w:t xml:space="preserve">the risk window was based on the short median time to ISR (~2 days) in the </w:t>
        </w:r>
        <w:ins w:id="313" w:author="catherine.glover1" w:date="2019-05-28T17:00:00Z">
          <w:r w:rsidR="0092152B" w:rsidDel="00204304">
            <w:t>Shingles Prevention Study (</w:t>
          </w:r>
        </w:ins>
        <w:r w:rsidR="00BB6C15" w:rsidDel="00204304">
          <w:t>SPS</w:t>
        </w:r>
        <w:ins w:id="314" w:author="catherine.glover1" w:date="2019-05-28T17:00:00Z">
          <w:r w:rsidR="0092152B" w:rsidDel="00204304">
            <w:t>)</w:t>
          </w:r>
        </w:ins>
        <w:r w:rsidR="00BB6C15" w:rsidDel="00204304">
          <w:t xml:space="preserve"> and post-licensure surveillance</w:t>
        </w:r>
        <w:r w:rsidR="00B430A4" w:rsidDel="00204304">
          <w:t xml:space="preserve"> </w:t>
        </w:r>
        <w:r w:rsidR="007B49B4" w:rsidDel="00204304">
          <w:fldChar w:fldCharType="begin">
            <w:fldData xml:space="preserve">PEVuZE5vdGU+PENpdGU+PEF1dGhvcj5TaW1iZXJrb2ZmPC9BdXRob3I+PFllYXI+MjAxMDwvWWVh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</w:fldData>
          </w:fldChar>
        </w:r>
        <w:r w:rsidR="00785DBE" w:rsidDel="00204304">
          <w:instrText xml:space="preserve"> ADDIN EN.CITE </w:instrText>
        </w:r>
        <w:r w:rsidR="00785DBE" w:rsidDel="00204304">
          <w:fldChar w:fldCharType="begin">
            <w:fldData xml:space="preserve">PEVuZE5vdGU+PENpdGU+PEF1dGhvcj5TaW1iZXJrb2ZmPC9BdXRob3I+PFllYXI+MjAxMDwvWWVh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</w:fldData>
          </w:fldChar>
        </w:r>
        <w:r w:rsidR="00785DBE" w:rsidDel="00204304">
          <w:instrText xml:space="preserve"> ADDIN EN.CITE.DATA </w:instrText>
        </w:r>
      </w:moveFrom>
      <w:del w:id="315" w:author="James Totterdell" w:date="2019-06-12T08:36:00Z"/>
      <w:moveFrom w:id="316" w:author="James Totterdell" w:date="2019-06-12T08:36:00Z">
        <w:r w:rsidR="00785DBE" w:rsidDel="00204304">
          <w:fldChar w:fldCharType="end"/>
        </w:r>
      </w:moveFrom>
      <w:del w:id="317" w:author="James Totterdell" w:date="2019-06-12T08:36:00Z"/>
      <w:moveFrom w:id="318" w:author="James Totterdell" w:date="2019-06-12T08:36:00Z">
        <w:r w:rsidR="007B49B4" w:rsidDel="00204304">
          <w:fldChar w:fldCharType="separate"/>
        </w:r>
        <w:r w:rsidR="00785DBE" w:rsidDel="00204304">
          <w:rPr>
            <w:noProof/>
          </w:rPr>
          <w:t>[10, 18]</w:t>
        </w:r>
        <w:r w:rsidR="007B49B4" w:rsidDel="00204304">
          <w:fldChar w:fldCharType="end"/>
        </w:r>
        <w:r w:rsidR="00F9513A" w:rsidDel="00204304">
          <w:t xml:space="preserve"> </w:t>
        </w:r>
        <w:r w:rsidR="00B430A4" w:rsidDel="00204304">
          <w:t>and the identification of a signal for cellulitis within 7 days in another post-licensure SCCS.</w:t>
        </w:r>
        <w:r w:rsidR="00B430A4" w:rsidDel="00204304">
          <w:fldChar w:fldCharType="begin">
            <w:fldData xml:space="preserve">PEVuZE5vdGU+PENpdGU+PEF1dGhvcj5Uc2VuZzwvQXV0aG9yPjxZZWFyPjIwMTI8L1llYXI+PFJl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</w:fldData>
          </w:fldChar>
        </w:r>
        <w:r w:rsidR="00785DBE" w:rsidDel="00204304">
          <w:instrText xml:space="preserve"> ADDIN EN.CITE </w:instrText>
        </w:r>
        <w:r w:rsidR="00785DBE" w:rsidDel="00204304">
          <w:fldChar w:fldCharType="begin">
            <w:fldData xml:space="preserve">PEVuZE5vdGU+PENpdGU+PEF1dGhvcj5Uc2VuZzwvQXV0aG9yPjxZZWFyPjIwMTI8L1llYXI+PFJl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</w:fldData>
          </w:fldChar>
        </w:r>
        <w:r w:rsidR="00785DBE" w:rsidDel="00204304">
          <w:instrText xml:space="preserve"> ADDIN EN.CITE.DATA </w:instrText>
        </w:r>
      </w:moveFrom>
      <w:del w:id="319" w:author="James Totterdell" w:date="2019-06-12T08:36:00Z"/>
      <w:moveFrom w:id="320" w:author="James Totterdell" w:date="2019-06-12T08:36:00Z">
        <w:r w:rsidR="00785DBE" w:rsidDel="00204304">
          <w:fldChar w:fldCharType="end"/>
        </w:r>
      </w:moveFrom>
      <w:del w:id="321" w:author="James Totterdell" w:date="2019-06-12T08:36:00Z"/>
      <w:moveFrom w:id="322" w:author="James Totterdell" w:date="2019-06-12T08:36:00Z">
        <w:r w:rsidR="00B430A4" w:rsidDel="00204304">
          <w:fldChar w:fldCharType="separate"/>
        </w:r>
        <w:r w:rsidR="00785DBE" w:rsidDel="00204304">
          <w:rPr>
            <w:noProof/>
          </w:rPr>
          <w:t>[13]</w:t>
        </w:r>
        <w:r w:rsidR="00B430A4" w:rsidDel="00204304">
          <w:fldChar w:fldCharType="end"/>
        </w:r>
      </w:moveFrom>
    </w:p>
    <w:moveFromRangeEnd w:id="291"/>
    <w:p w14:paraId="5168C3DE" w14:textId="7A046F02" w:rsidR="005A64DB" w:rsidRPr="00FA4003" w:rsidRDefault="005A64DB" w:rsidP="00EC2380">
      <w:pPr>
        <w:pStyle w:val="ListParagraph"/>
        <w:numPr>
          <w:ilvl w:val="1"/>
          <w:numId w:val="3"/>
        </w:numPr>
        <w:spacing w:after="120" w:line="480" w:lineRule="auto"/>
        <w:contextualSpacing w:val="0"/>
        <w:rPr>
          <w:b/>
        </w:rPr>
      </w:pPr>
      <w:r w:rsidRPr="00FA4003">
        <w:rPr>
          <w:b/>
        </w:rPr>
        <w:t>Statistical methods</w:t>
      </w:r>
    </w:p>
    <w:p w14:paraId="225E154E" w14:textId="77777777" w:rsidR="00EF3DFA" w:rsidRDefault="005A64DB" w:rsidP="00EC2380">
      <w:pPr>
        <w:spacing w:after="120" w:line="480" w:lineRule="auto"/>
        <w:rPr>
          <w:ins w:id="323" w:author="James Totterdell" w:date="2019-08-30T08:59:00Z"/>
        </w:rPr>
      </w:pPr>
      <w:r w:rsidRPr="00B2637F">
        <w:lastRenderedPageBreak/>
        <w:t xml:space="preserve">Relative incidence estimates were obtained </w:t>
      </w:r>
      <w:del w:id="324" w:author="James Totterdell" w:date="2019-08-30T08:56:00Z">
        <w:r w:rsidRPr="00B2637F" w:rsidDel="00091214">
          <w:delText xml:space="preserve">from </w:delText>
        </w:r>
      </w:del>
      <w:proofErr w:type="gramStart"/>
      <w:ins w:id="325" w:author="James Totterdell" w:date="2019-08-30T08:56:00Z">
        <w:r w:rsidR="00091214">
          <w:t>an</w:t>
        </w:r>
        <w:proofErr w:type="gramEnd"/>
        <w:r w:rsidR="00091214" w:rsidRPr="00B2637F">
          <w:t xml:space="preserve"> </w:t>
        </w:r>
      </w:ins>
      <w:r w:rsidR="004F6B4F">
        <w:t>the</w:t>
      </w:r>
      <w:r w:rsidRPr="00B2637F">
        <w:t xml:space="preserve"> SCCS mode</w:t>
      </w:r>
      <w:ins w:id="326" w:author="James Totterdell" w:date="2019-08-30T08:56:00Z">
        <w:r w:rsidR="00091214">
          <w:t>l using the windows previously defined</w:t>
        </w:r>
      </w:ins>
      <w:del w:id="327" w:author="James Totterdell" w:date="2019-08-30T08:56:00Z">
        <w:r w:rsidRPr="00B2637F" w:rsidDel="00091214">
          <w:delText>l</w:delText>
        </w:r>
      </w:del>
      <w:r w:rsidR="008F4CE9">
        <w:t xml:space="preserve">. </w:t>
      </w:r>
      <w:r w:rsidR="00827BBE">
        <w:t>G</w:t>
      </w:r>
      <w:r w:rsidR="00827BBE" w:rsidRPr="008F4CE9">
        <w:t>iven that the study period spanned 1 November 2016 to 31 July 2018</w:t>
      </w:r>
      <w:r w:rsidR="00827BBE">
        <w:t xml:space="preserve">, </w:t>
      </w:r>
      <w:del w:id="328" w:author="James Totterdell" w:date="2019-08-30T08:56:00Z">
        <w:r w:rsidR="00827BBE" w:rsidDel="00091214">
          <w:delText>t</w:delText>
        </w:r>
        <w:r w:rsidR="008F4CE9" w:rsidDel="00091214">
          <w:delText>he model was adjusted for seasonal effects</w:delText>
        </w:r>
      </w:del>
      <w:ins w:id="329" w:author="James Totterdell" w:date="2019-08-30T08:56:00Z">
        <w:r w:rsidR="00091214">
          <w:t xml:space="preserve">we </w:t>
        </w:r>
        <w:proofErr w:type="spellStart"/>
        <w:r w:rsidR="00091214">
          <w:t>additionlally</w:t>
        </w:r>
        <w:proofErr w:type="spellEnd"/>
        <w:r w:rsidR="00091214">
          <w:t xml:space="preserve"> specified fixed windows to adjust for seasonal effects by specifying cut-points: 1 December, 1 March, 1 June, and 1 September in each year</w:t>
        </w:r>
      </w:ins>
      <w:r w:rsidR="008F4CE9" w:rsidRPr="008F4CE9">
        <w:t>.</w:t>
      </w:r>
      <w:ins w:id="330" w:author="James Totterdell" w:date="2019-08-30T08:57:00Z">
        <w:r w:rsidR="00091214">
          <w:t xml:space="preserve"> Each outcome type was modelled independently.</w:t>
        </w:r>
      </w:ins>
      <w:r w:rsidR="00827BBE">
        <w:t xml:space="preserve"> </w:t>
      </w:r>
      <w:r w:rsidR="005B0604">
        <w:t xml:space="preserve">The main analysis </w:t>
      </w:r>
      <w:commentRangeStart w:id="331"/>
      <w:r w:rsidR="005B0604">
        <w:t>modelled</w:t>
      </w:r>
      <w:commentRangeEnd w:id="331"/>
      <w:r w:rsidR="005B0604">
        <w:rPr>
          <w:rStyle w:val="CommentReference"/>
        </w:rPr>
        <w:commentReference w:id="331"/>
      </w:r>
      <w:r w:rsidR="005B0604">
        <w:t xml:space="preserve"> all exposures (vaccines) </w:t>
      </w:r>
      <w:del w:id="332" w:author="James Totterdell" w:date="2019-08-30T08:57:00Z">
        <w:r w:rsidR="005B0604" w:rsidDel="00091214">
          <w:delText xml:space="preserve">together </w:delText>
        </w:r>
      </w:del>
      <w:ins w:id="333" w:author="James Totterdell" w:date="2019-08-30T08:57:00Z">
        <w:r w:rsidR="00091214">
          <w:t xml:space="preserve">jointly assuming additive effects in overlapping risk-windows </w:t>
        </w:r>
      </w:ins>
      <w:r w:rsidR="005B0604">
        <w:t xml:space="preserve">and </w:t>
      </w:r>
      <w:r w:rsidR="005B0604" w:rsidRPr="005B0604">
        <w:t>allowed for recurrent events for each outcome</w:t>
      </w:r>
      <w:ins w:id="334" w:author="James Totterdell" w:date="2019-08-30T08:58:00Z">
        <w:r w:rsidR="00091214">
          <w:t xml:space="preserve"> with all outcome events occurring during the observation period contributing towards the relative incidence estimates.</w:t>
        </w:r>
      </w:ins>
      <w:r w:rsidR="005B0604" w:rsidRPr="005B0604">
        <w:t xml:space="preserve"> </w:t>
      </w:r>
      <w:del w:id="335" w:author="James Totterdell" w:date="2019-08-30T08:58:00Z">
        <w:r w:rsidR="005B0604" w:rsidRPr="005B0604" w:rsidDel="00091214">
          <w:delText>(i.e. every outcome event occurring during the observation period could contribute towards the relative incidence estimate).</w:delText>
        </w:r>
      </w:del>
      <w:ins w:id="336" w:author="James Totterdell" w:date="2019-08-30T08:58:00Z">
        <w:r w:rsidR="00091214">
          <w:t xml:space="preserve"> Weekly periodicity of events was accounted for indirectly by the specification of risk-windows in terms of full-week </w:t>
        </w:r>
        <w:proofErr w:type="spellStart"/>
        <w:r w:rsidR="00091214">
          <w:t>cyclces</w:t>
        </w:r>
        <w:proofErr w:type="spellEnd"/>
        <w:r w:rsidR="00091214">
          <w:t>.</w:t>
        </w:r>
      </w:ins>
      <w:del w:id="337" w:author="James Totterdell" w:date="2019-08-30T08:58:00Z">
        <w:r w:rsidR="005B0604" w:rsidRPr="005B0604" w:rsidDel="00091214">
          <w:delText xml:space="preserve"> </w:delText>
        </w:r>
      </w:del>
    </w:p>
    <w:p w14:paraId="29BEAAE6" w14:textId="14606A91" w:rsidR="005A64DB" w:rsidRDefault="00236D9C" w:rsidP="00EC2380">
      <w:pPr>
        <w:spacing w:after="120" w:line="480" w:lineRule="auto"/>
        <w:rPr>
          <w:ins w:id="338" w:author="James Totterdell" w:date="2019-08-30T09:03:00Z"/>
        </w:rPr>
      </w:pPr>
      <w:ins w:id="339" w:author="James Totterdell" w:date="2019-08-30T09:00:00Z">
        <w:r>
          <w:t xml:space="preserve">Dependence of outcome events violates the Poisson assumption of the SCCS model and may bias estimates. Recurrent event dependencies were explored visually by looking at Nelson-Aalen </w:t>
        </w:r>
      </w:ins>
      <w:ins w:id="340" w:author="James Totterdell" w:date="2019-08-30T09:01:00Z">
        <w:r>
          <w:t>estimates</w:t>
        </w:r>
      </w:ins>
      <w:ins w:id="341" w:author="James Totterdell" w:date="2019-08-30T09:00:00Z">
        <w:r>
          <w:t xml:space="preserve"> for the cumulative hazard and histograms of event gap times. </w:t>
        </w:r>
      </w:ins>
      <w:ins w:id="342" w:author="James Totterdell" w:date="2019-08-30T09:02:00Z">
        <w:r>
          <w:t xml:space="preserve">Sensitivity </w:t>
        </w:r>
      </w:ins>
      <w:ins w:id="343" w:author="James Totterdell" w:date="2019-08-30T09:01:00Z">
        <w:r>
          <w:t xml:space="preserve">analyses were undertaken which only included the first outcome event observed. </w:t>
        </w:r>
      </w:ins>
      <w:r w:rsidR="004F6B4F">
        <w:t>Sensitivity analyses assess</w:t>
      </w:r>
      <w:ins w:id="344" w:author="James Totterdell" w:date="2019-08-30T08:59:00Z">
        <w:r>
          <w:t>ing</w:t>
        </w:r>
      </w:ins>
      <w:del w:id="345" w:author="James Totterdell" w:date="2019-08-30T08:59:00Z">
        <w:r w:rsidR="004F6B4F" w:rsidDel="00236D9C">
          <w:delText>ed</w:delText>
        </w:r>
      </w:del>
      <w:r w:rsidR="004F6B4F">
        <w:t xml:space="preserve"> </w:t>
      </w:r>
      <w:ins w:id="346" w:author="James Totterdell" w:date="2019-08-30T08:59:00Z">
        <w:r>
          <w:t xml:space="preserve">each </w:t>
        </w:r>
      </w:ins>
      <w:r w:rsidR="004F6B4F">
        <w:t>vaccine</w:t>
      </w:r>
      <w:del w:id="347" w:author="James Totterdell" w:date="2019-08-30T08:59:00Z">
        <w:r w:rsidR="004F6B4F" w:rsidDel="00236D9C">
          <w:delText>s</w:delText>
        </w:r>
      </w:del>
      <w:r w:rsidR="004F6B4F">
        <w:t xml:space="preserve"> independently, excluding </w:t>
      </w:r>
      <w:r w:rsidR="004F6B4F" w:rsidRPr="005B0604">
        <w:t xml:space="preserve">co-administered </w:t>
      </w:r>
      <w:r w:rsidR="004F6B4F">
        <w:t>vaccines</w:t>
      </w:r>
      <w:r w:rsidR="004F6B4F" w:rsidRPr="005B0604">
        <w:t xml:space="preserve"> from </w:t>
      </w:r>
      <w:r w:rsidR="004F6B4F">
        <w:t xml:space="preserve">the </w:t>
      </w:r>
      <w:commentRangeStart w:id="348"/>
      <w:r w:rsidR="004F6B4F" w:rsidRPr="005B0604">
        <w:t>analysis</w:t>
      </w:r>
      <w:commentRangeEnd w:id="348"/>
      <w:r w:rsidR="004F6B4F">
        <w:rPr>
          <w:rStyle w:val="CommentReference"/>
        </w:rPr>
        <w:commentReference w:id="348"/>
      </w:r>
      <w:ins w:id="349" w:author="James Totterdell" w:date="2019-08-30T08:59:00Z">
        <w:r>
          <w:t>, were also undertaken</w:t>
        </w:r>
      </w:ins>
      <w:r w:rsidR="004F6B4F">
        <w:t xml:space="preserve">. </w:t>
      </w:r>
      <w:del w:id="350" w:author="James Totterdell" w:date="2019-08-30T09:03:00Z">
        <w:r w:rsidR="004F6B4F" w:rsidDel="00236D9C">
          <w:delText xml:space="preserve">For events where the risk of an outcome </w:delText>
        </w:r>
        <w:r w:rsidR="004F6B4F" w:rsidRPr="004F6B4F" w:rsidDel="00236D9C">
          <w:delText>event was not considered independent of the first occurrence</w:delText>
        </w:r>
        <w:r w:rsidR="004F6B4F" w:rsidDel="00236D9C">
          <w:delText xml:space="preserve"> (i.e. stroke, myocardial infarction)</w:delText>
        </w:r>
        <w:r w:rsidR="004F6B4F" w:rsidRPr="004F6B4F" w:rsidDel="00236D9C">
          <w:delText>, s</w:delText>
        </w:r>
        <w:r w:rsidR="005B0604" w:rsidRPr="004F6B4F" w:rsidDel="00236D9C">
          <w:delText>ensitivity analyses were undertaken</w:delText>
        </w:r>
        <w:r w:rsidR="005B0604" w:rsidRPr="005B0604" w:rsidDel="00236D9C">
          <w:delText xml:space="preserve"> </w:delText>
        </w:r>
        <w:r w:rsidR="004F6B4F" w:rsidDel="00236D9C">
          <w:delText>which</w:delText>
        </w:r>
        <w:r w:rsidR="005B0604" w:rsidRPr="005B0604" w:rsidDel="00236D9C">
          <w:delText xml:space="preserve"> only</w:delText>
        </w:r>
        <w:r w:rsidR="005B0604" w:rsidDel="00236D9C">
          <w:delText xml:space="preserve"> </w:delText>
        </w:r>
        <w:r w:rsidR="004F6B4F" w:rsidDel="00236D9C">
          <w:delText xml:space="preserve">included </w:delText>
        </w:r>
        <w:r w:rsidR="005B0604" w:rsidDel="00236D9C">
          <w:delText>the</w:delText>
        </w:r>
        <w:r w:rsidR="005B0604" w:rsidRPr="005B0604" w:rsidDel="00236D9C">
          <w:delText xml:space="preserve"> </w:delText>
        </w:r>
        <w:commentRangeStart w:id="351"/>
        <w:r w:rsidR="005B0604" w:rsidRPr="005B0604" w:rsidDel="00236D9C">
          <w:delText xml:space="preserve">first </w:delText>
        </w:r>
        <w:commentRangeEnd w:id="351"/>
        <w:r w:rsidR="0092152B" w:rsidDel="00236D9C">
          <w:rPr>
            <w:rStyle w:val="CommentReference"/>
          </w:rPr>
          <w:commentReference w:id="351"/>
        </w:r>
        <w:r w:rsidR="005B0604" w:rsidDel="00236D9C">
          <w:delText xml:space="preserve">outcome </w:delText>
        </w:r>
        <w:commentRangeStart w:id="352"/>
        <w:r w:rsidR="005B0604" w:rsidRPr="005B0604" w:rsidDel="00236D9C">
          <w:delText>event</w:delText>
        </w:r>
        <w:commentRangeEnd w:id="352"/>
        <w:r w:rsidR="004F6B4F" w:rsidDel="00236D9C">
          <w:rPr>
            <w:rStyle w:val="CommentReference"/>
          </w:rPr>
          <w:commentReference w:id="352"/>
        </w:r>
        <w:r w:rsidR="004F6B4F" w:rsidDel="00236D9C">
          <w:delText xml:space="preserve">. </w:delText>
        </w:r>
        <w:r w:rsidR="00E7641D" w:rsidDel="00236D9C">
          <w:delText xml:space="preserve">Analyses were conducted using </w:delText>
        </w:r>
        <w:r w:rsidR="00E7641D" w:rsidRPr="00E7641D" w:rsidDel="00236D9C">
          <w:delText>R version 3.5.1 and the gnm package version 1.1.0.</w:delText>
        </w:r>
      </w:del>
    </w:p>
    <w:p w14:paraId="51E4EEF4" w14:textId="5B949355" w:rsidR="00236D9C" w:rsidRDefault="00236D9C" w:rsidP="00EC2380">
      <w:pPr>
        <w:spacing w:after="120" w:line="480" w:lineRule="auto"/>
      </w:pPr>
      <w:ins w:id="353" w:author="James Totterdell" w:date="2019-08-30T09:03:00Z">
        <w:r>
          <w:t>The relative incidence and 95\% CIs for each outcome were estimated using Poisson regression with length of windows included as offset terms.</w:t>
        </w:r>
      </w:ins>
      <w:ins w:id="354" w:author="James Totterdell" w:date="2019-08-30T09:54:00Z">
        <w:r w:rsidR="00C957E3">
          <w:t xml:space="preserve"> No adjustments were made for multiple comparisons.</w:t>
        </w:r>
      </w:ins>
      <w:ins w:id="355" w:author="James Totterdell" w:date="2019-08-30T09:03:00Z">
        <w:r>
          <w:t xml:space="preserve"> All analyses were conducted using R 3.5.1 (cite R) and the </w:t>
        </w:r>
        <w:proofErr w:type="spellStart"/>
        <w:r>
          <w:t>gnm</w:t>
        </w:r>
        <w:proofErr w:type="spellEnd"/>
        <w:r>
          <w:t xml:space="preserve"> package version 1.1-0 (cite the </w:t>
        </w:r>
        <w:proofErr w:type="spellStart"/>
        <w:r>
          <w:t>gnm</w:t>
        </w:r>
        <w:proofErr w:type="spellEnd"/>
        <w:r>
          <w:t xml:space="preserve"> package)</w:t>
        </w:r>
      </w:ins>
    </w:p>
    <w:p w14:paraId="607F7E43" w14:textId="77777777" w:rsidR="005A64DB" w:rsidRPr="00CD62C3" w:rsidRDefault="005A64DB" w:rsidP="00EC2380">
      <w:pPr>
        <w:spacing w:after="120" w:line="480" w:lineRule="auto"/>
        <w:rPr>
          <w:b/>
        </w:rPr>
      </w:pPr>
      <w:r>
        <w:rPr>
          <w:b/>
        </w:rPr>
        <w:t xml:space="preserve">2.5. </w:t>
      </w:r>
      <w:r w:rsidRPr="00CD62C3">
        <w:rPr>
          <w:b/>
        </w:rPr>
        <w:t>Ethical approval</w:t>
      </w:r>
    </w:p>
    <w:p w14:paraId="161BC289" w14:textId="74117AB0" w:rsidR="005A64DB" w:rsidRPr="00B2637F" w:rsidRDefault="00AD4BF0" w:rsidP="00EC2380">
      <w:pPr>
        <w:spacing w:after="120" w:line="480" w:lineRule="auto"/>
      </w:pPr>
      <w:r>
        <w:lastRenderedPageBreak/>
        <w:t xml:space="preserve">This </w:t>
      </w:r>
      <w:proofErr w:type="spellStart"/>
      <w:r>
        <w:t>MedicineInsight</w:t>
      </w:r>
      <w:proofErr w:type="spellEnd"/>
      <w:r>
        <w:t xml:space="preserve"> program was approved through the </w:t>
      </w:r>
      <w:r w:rsidRPr="00FA4003">
        <w:t xml:space="preserve">Royal Australian College of General Practitioners National Research and Evaluation Ethics Committee (NREEC) </w:t>
      </w:r>
      <w:r>
        <w:t xml:space="preserve">in December 2017 </w:t>
      </w:r>
      <w:r w:rsidRPr="00FA4003">
        <w:t>(NREEC 17-017)</w:t>
      </w:r>
      <w:r>
        <w:t xml:space="preserve">. Approval for </w:t>
      </w:r>
      <w:r w:rsidRPr="00FA4003">
        <w:t xml:space="preserve">use of </w:t>
      </w:r>
      <w:proofErr w:type="spellStart"/>
      <w:r w:rsidRPr="00FA4003">
        <w:t>MedicineInsight</w:t>
      </w:r>
      <w:proofErr w:type="spellEnd"/>
      <w:r w:rsidRPr="00FA4003">
        <w:t xml:space="preserve"> data</w:t>
      </w:r>
      <w:r>
        <w:t xml:space="preserve"> in this study was received from the </w:t>
      </w:r>
      <w:r w:rsidRPr="00FA4003">
        <w:t>NPS MedicineWise external Data Governance Committee on 23 November 2016 and an amended version on 29 September 2017.</w:t>
      </w:r>
      <w:r w:rsidR="005A64DB">
        <w:t xml:space="preserve">This study was </w:t>
      </w:r>
      <w:r>
        <w:t xml:space="preserve">also </w:t>
      </w:r>
      <w:r w:rsidR="005A64DB">
        <w:t>approved by the Sydney Children’s Hospital</w:t>
      </w:r>
      <w:ins w:id="356" w:author="catherine.glover1" w:date="2019-05-28T17:01:00Z">
        <w:r w:rsidR="0092152B">
          <w:t>s Network</w:t>
        </w:r>
      </w:ins>
      <w:r w:rsidR="005A64DB">
        <w:t xml:space="preserve"> Human Research Ethics Committee (</w:t>
      </w:r>
      <w:r w:rsidR="005A64DB" w:rsidRPr="00B2637F">
        <w:t>HREC/17/SCHN/159</w:t>
      </w:r>
      <w:r w:rsidR="005A64DB">
        <w:t>)</w:t>
      </w:r>
      <w:r>
        <w:t>.</w:t>
      </w:r>
      <w:r w:rsidR="00FA4003">
        <w:t xml:space="preserve"> </w:t>
      </w:r>
    </w:p>
    <w:p w14:paraId="7D775065" w14:textId="5FB954C5" w:rsidR="005A64DB" w:rsidRDefault="005A64DB" w:rsidP="00C92A9C">
      <w:pPr>
        <w:pStyle w:val="ListParagraph"/>
        <w:numPr>
          <w:ilvl w:val="0"/>
          <w:numId w:val="6"/>
        </w:numPr>
        <w:spacing w:after="120" w:line="480" w:lineRule="auto"/>
        <w:rPr>
          <w:ins w:id="357" w:author="James Totterdell" w:date="2019-08-30T09:09:00Z"/>
          <w:b/>
        </w:rPr>
      </w:pPr>
      <w:r w:rsidRPr="00C92A9C">
        <w:rPr>
          <w:b/>
        </w:rPr>
        <w:t>Results</w:t>
      </w:r>
    </w:p>
    <w:p w14:paraId="63F5E7C0" w14:textId="7642945B" w:rsidR="00331C50" w:rsidRPr="00331C50" w:rsidRDefault="00331C50" w:rsidP="00331C50">
      <w:pPr>
        <w:spacing w:after="120" w:line="480" w:lineRule="auto"/>
        <w:ind w:left="360"/>
        <w:rPr>
          <w:b/>
          <w:rPrChange w:id="358" w:author="James Totterdell" w:date="2019-08-30T09:09:00Z">
            <w:rPr/>
          </w:rPrChange>
        </w:rPr>
        <w:pPrChange w:id="359" w:author="James Totterdell" w:date="2019-08-30T09:09:00Z">
          <w:pPr>
            <w:pStyle w:val="ListParagraph"/>
            <w:numPr>
              <w:numId w:val="6"/>
            </w:numPr>
            <w:spacing w:after="120" w:line="480" w:lineRule="auto"/>
            <w:ind w:hanging="360"/>
          </w:pPr>
        </w:pPrChange>
      </w:pPr>
      <w:ins w:id="360" w:author="James Totterdell" w:date="2019-08-30T09:09:00Z">
        <w:r w:rsidRPr="00331C50">
          <w:rPr>
            <w:b/>
            <w:rPrChange w:id="361" w:author="James Totterdell" w:date="2019-08-30T09:09:00Z">
              <w:rPr/>
            </w:rPrChange>
          </w:rPr>
          <w:t xml:space="preserve">3.1 </w:t>
        </w:r>
        <w:r>
          <w:rPr>
            <w:b/>
          </w:rPr>
          <w:t>Vaccinations and outcome events</w:t>
        </w:r>
      </w:ins>
    </w:p>
    <w:p w14:paraId="52763015" w14:textId="77777777" w:rsidR="00712A19" w:rsidRDefault="00347B5E" w:rsidP="00EC2380">
      <w:pPr>
        <w:spacing w:after="120" w:line="480" w:lineRule="auto"/>
        <w:rPr>
          <w:ins w:id="362" w:author="James Totterdell" w:date="2019-08-30T09:05:00Z"/>
        </w:rPr>
      </w:pPr>
      <w:r>
        <w:t xml:space="preserve">A total of 337,294 vaccination records for 150,756 individuals from 456 </w:t>
      </w:r>
      <w:proofErr w:type="spellStart"/>
      <w:r>
        <w:t>MedicineInsight</w:t>
      </w:r>
      <w:proofErr w:type="spellEnd"/>
      <w:r>
        <w:t xml:space="preserve"> sites were obtained. </w:t>
      </w:r>
      <w:moveFromRangeStart w:id="363" w:author="James Totterdell" w:date="2019-06-12T19:40:00Z" w:name="move11260833"/>
      <w:moveFrom w:id="364" w:author="James Totterdell" w:date="2019-06-12T19:40:00Z">
        <w:r w:rsidR="00AF218D" w:rsidDel="00DE0365">
          <w:t>These include sites in major cities and in rural and remote areas, similar to the distribution of the Australian population in these areas.</w:t>
        </w:r>
        <w:r w:rsidR="00CE1412" w:rsidDel="00DE0365">
          <w:fldChar w:fldCharType="begin"/>
        </w:r>
        <w:r w:rsidR="00CE1412" w:rsidDel="00DE0365">
          <w:instrText xml:space="preserve"> ADDIN EN.CITE &lt;EndNote&gt;&lt;Cite&gt;&lt;Author&gt;Australian Bureau of Statistics&lt;/Author&gt;&lt;Year&gt;2019&lt;/Year&gt;&lt;RecNum&gt;88&lt;/RecNum&gt;&lt;DisplayText&gt;[23]&lt;/DisplayText&gt;&lt;record&gt;&lt;rec-number&gt;88&lt;/rec-number&gt;&lt;foreign-keys&gt;&lt;key app="EN" db-id="etz0fzt9irpvzmesttlxpwt8sevx05zeww00" timestamp="1558187265"&gt;88&lt;/key&gt;&lt;/foreign-keys&gt;&lt;ref-type name="Web Page"&gt;12&lt;/ref-type&gt;&lt;contributors&gt;&lt;authors&gt;&lt;author&gt;Australian Bureau of Statistics,&lt;/author&gt;&lt;/authors&gt;&lt;/contributors&gt;&lt;titles&gt;&lt;title&gt;Population&lt;/title&gt;&lt;/titles&gt;&lt;dates&gt;&lt;year&gt;2019&lt;/year&gt;&lt;/dates&gt;&lt;pub-location&gt;Canberra&lt;/pub-location&gt;&lt;publisher&gt;ABS&lt;/publisher&gt;&lt;urls&gt;&lt;related-urls&gt;&lt;url&gt;https://www.abs.gov.au/Population&lt;/url&gt;&lt;/related-urls&gt;&lt;/urls&gt;&lt;custom1&gt;2019&lt;/custom1&gt;&lt;custom2&gt;18 May&lt;/custom2&gt;&lt;access-date&gt;18 May 2015&lt;/access-date&gt;&lt;/record&gt;&lt;/Cite&gt;&lt;/EndNote&gt;</w:instrText>
        </w:r>
        <w:r w:rsidR="00CE1412" w:rsidDel="00DE0365">
          <w:fldChar w:fldCharType="separate"/>
        </w:r>
        <w:r w:rsidR="00CE1412" w:rsidDel="00DE0365">
          <w:rPr>
            <w:noProof/>
          </w:rPr>
          <w:t>[23]</w:t>
        </w:r>
        <w:r w:rsidR="00CE1412" w:rsidDel="00DE0365">
          <w:fldChar w:fldCharType="end"/>
        </w:r>
        <w:r w:rsidR="00AF218D" w:rsidDel="00DE0365">
          <w:t xml:space="preserve"> </w:t>
        </w:r>
      </w:moveFrom>
      <w:moveFromRangeEnd w:id="363"/>
      <w:r w:rsidR="00132F16" w:rsidRPr="00132F16">
        <w:t xml:space="preserve">After excluding individuals with multiple </w:t>
      </w:r>
      <w:r w:rsidR="00303A14">
        <w:t>ZVL</w:t>
      </w:r>
      <w:r w:rsidR="00132F16" w:rsidRPr="00132F16">
        <w:t xml:space="preserve"> or </w:t>
      </w:r>
      <w:r w:rsidR="00303A14">
        <w:t>23vPPV</w:t>
      </w:r>
      <w:r w:rsidR="00132F16" w:rsidRPr="00132F16">
        <w:t xml:space="preserve"> vaccinations</w:t>
      </w:r>
      <w:r w:rsidR="00132F16">
        <w:t xml:space="preserve"> </w:t>
      </w:r>
      <w:r w:rsidR="00303A14">
        <w:t xml:space="preserve">or </w:t>
      </w:r>
      <w:r w:rsidR="00132F16" w:rsidRPr="00132F16">
        <w:t>multiple influenza vaccinations within 126 days of each other</w:t>
      </w:r>
      <w:r w:rsidR="00132F16">
        <w:t>, a</w:t>
      </w:r>
      <w:r>
        <w:t xml:space="preserve"> total of 332,988 vaccination encounters</w:t>
      </w:r>
      <w:ins w:id="365" w:author="James Totterdell" w:date="2019-08-30T09:04:00Z">
        <w:r w:rsidR="00461252">
          <w:t xml:space="preserve"> (ZVL: 92,857; 23vPPV 21,480; and influenza: 218,651)</w:t>
        </w:r>
      </w:ins>
      <w:r>
        <w:t xml:space="preserve"> </w:t>
      </w:r>
      <w:del w:id="366" w:author="James Totterdell" w:date="2019-08-30T09:04:00Z">
        <w:r w:rsidDel="00461252">
          <w:delText>were included in analysis</w:delText>
        </w:r>
        <w:r w:rsidR="00132F16" w:rsidDel="00461252">
          <w:delText xml:space="preserve"> </w:delText>
        </w:r>
      </w:del>
      <w:r w:rsidR="00132F16">
        <w:t xml:space="preserve">for </w:t>
      </w:r>
      <w:r w:rsidR="00132F16" w:rsidRPr="00156FB4">
        <w:rPr>
          <w:rFonts w:cs="Arial"/>
        </w:rPr>
        <w:t>150,054 individuals</w:t>
      </w:r>
      <w:ins w:id="367" w:author="James Totterdell" w:date="2019-08-30T09:05:00Z">
        <w:r w:rsidR="00461252">
          <w:rPr>
            <w:rFonts w:cs="Arial"/>
          </w:rPr>
          <w:t xml:space="preserve"> remained for inclusion in the analysis</w:t>
        </w:r>
      </w:ins>
      <w:r>
        <w:t>.</w:t>
      </w:r>
      <w:ins w:id="368" w:author="James Totterdell" w:date="2019-08-30T09:05:00Z">
        <w:r w:rsidR="00461252">
          <w:t xml:space="preserve"> </w:t>
        </w:r>
        <w:proofErr w:type="gramStart"/>
        <w:r w:rsidR="00461252">
          <w:t>According to</w:t>
        </w:r>
        <w:proofErr w:type="gramEnd"/>
        <w:r w:rsidR="00461252">
          <w:t xml:space="preserve"> our criteria, the majority of individuals (93%) were deemed to be under observation for the entire study period.</w:t>
        </w:r>
      </w:ins>
    </w:p>
    <w:p w14:paraId="45339E04" w14:textId="5E17C503" w:rsidR="00347B5E" w:rsidRDefault="00712A19" w:rsidP="00EC2380">
      <w:pPr>
        <w:spacing w:after="120" w:line="480" w:lineRule="auto"/>
        <w:rPr>
          <w:ins w:id="369" w:author="James Totterdell" w:date="2019-08-30T09:07:00Z"/>
        </w:rPr>
      </w:pPr>
      <w:ins w:id="370" w:author="James Totterdell" w:date="2019-08-30T09:05:00Z">
        <w:r>
          <w:t xml:space="preserve">ZVL vaccinations occurred more commonly at the beginning of the study period following its addition to the NIP. Expected weekly cycles and seasonal fluctuations in vaccination </w:t>
        </w:r>
      </w:ins>
      <w:ins w:id="371" w:author="James Totterdell" w:date="2019-08-30T09:06:00Z">
        <w:r>
          <w:t>counts</w:t>
        </w:r>
      </w:ins>
      <w:ins w:id="372" w:author="James Totterdell" w:date="2019-08-30T09:05:00Z">
        <w:r>
          <w:t xml:space="preserve"> were observed amongst the three vaccines investigated (Figure 2).</w:t>
        </w:r>
      </w:ins>
      <w:del w:id="373" w:author="James Totterdell" w:date="2019-08-30T09:06:00Z">
        <w:r w:rsidR="00347B5E" w:rsidDel="00712A19">
          <w:delText xml:space="preserve"> </w:delText>
        </w:r>
      </w:del>
      <w:ins w:id="374" w:author="James Totterdell" w:date="2019-08-30T09:06:00Z">
        <w:r>
          <w:t xml:space="preserve"> The number of vaccination records declined with age with ZVL increasing slightly at 79 years of age (Figure 3 if included). ZVL was </w:t>
        </w:r>
      </w:ins>
      <w:ins w:id="375" w:author="James Totterdell" w:date="2019-08-30T09:08:00Z">
        <w:r w:rsidR="00331C50">
          <w:t>sometimes</w:t>
        </w:r>
      </w:ins>
      <w:ins w:id="376" w:author="James Totterdell" w:date="2019-08-30T09:06:00Z">
        <w:r>
          <w:t xml:space="preserve"> co-administered with influenza vaccine (</w:t>
        </w:r>
      </w:ins>
      <w:ins w:id="377" w:author="James Totterdell" w:date="2019-08-30T09:07:00Z">
        <w:r>
          <w:t xml:space="preserve">16% of ZVL vaccinations) and </w:t>
        </w:r>
      </w:ins>
      <w:ins w:id="378" w:author="James Totterdell" w:date="2019-08-30T09:08:00Z">
        <w:r w:rsidR="00331C50">
          <w:t>occasionally</w:t>
        </w:r>
      </w:ins>
      <w:ins w:id="379" w:author="James Totterdell" w:date="2019-08-30T09:07:00Z">
        <w:r>
          <w:t xml:space="preserve"> with 23vPPV (2% of ZVL vaccinations)</w:t>
        </w:r>
      </w:ins>
      <w:ins w:id="380" w:author="James Totterdell" w:date="2019-08-30T09:08:00Z">
        <w:r w:rsidR="00331C50">
          <w:t>, with 82% were administered alone</w:t>
        </w:r>
      </w:ins>
      <w:ins w:id="381" w:author="James Totterdell" w:date="2019-08-30T09:07:00Z">
        <w:r>
          <w:t>. Influenza and 23vPPV vaccines were often co-administered (43% of 23vPPV vaccinations)</w:t>
        </w:r>
      </w:ins>
      <w:ins w:id="382" w:author="James Totterdell" w:date="2019-08-30T09:09:00Z">
        <w:r w:rsidR="00331C50">
          <w:t xml:space="preserve"> while 89% of influenza vaccinations were administered alone.</w:t>
        </w:r>
      </w:ins>
    </w:p>
    <w:p w14:paraId="783F61B2" w14:textId="348D1164" w:rsidR="00F70709" w:rsidRDefault="00F70709" w:rsidP="00EC2380">
      <w:pPr>
        <w:spacing w:after="120" w:line="480" w:lineRule="auto"/>
      </w:pPr>
      <w:ins w:id="383" w:author="James Totterdell" w:date="2019-08-30T09:10:00Z">
        <w:r>
          <w:lastRenderedPageBreak/>
          <w:t>Over 2 million clinical attendances were observed among exposed individuals during their observation periods. The next most common outcome event was any rash, with 12,309 events observed. The rarest outcome event was injection site reaction, with 177 events observed.</w:t>
        </w:r>
      </w:ins>
    </w:p>
    <w:p w14:paraId="14E0F196" w14:textId="7B727E1A" w:rsidR="00A40AF3" w:rsidDel="00F70709" w:rsidRDefault="00A40AF3" w:rsidP="00EC2380">
      <w:pPr>
        <w:spacing w:after="120" w:line="480" w:lineRule="auto"/>
        <w:rPr>
          <w:del w:id="384" w:author="James Totterdell" w:date="2019-08-30T09:10:00Z"/>
          <w:b/>
        </w:rPr>
      </w:pPr>
      <w:del w:id="385" w:author="James Totterdell" w:date="2019-08-30T09:10:00Z">
        <w:r w:rsidDel="00F70709">
          <w:rPr>
            <w:b/>
          </w:rPr>
          <w:delText>3.1 Population</w:delText>
        </w:r>
        <w:r w:rsidR="00195A43" w:rsidDel="00F70709">
          <w:rPr>
            <w:b/>
          </w:rPr>
          <w:delText xml:space="preserve">, exposure and outcome </w:delText>
        </w:r>
        <w:r w:rsidDel="00F70709">
          <w:rPr>
            <w:b/>
          </w:rPr>
          <w:delText>characteristics</w:delText>
        </w:r>
      </w:del>
    </w:p>
    <w:p w14:paraId="77E829A2" w14:textId="4C702E03" w:rsidR="00132F16" w:rsidDel="00F70709" w:rsidRDefault="005F66CE" w:rsidP="00513E4F">
      <w:pPr>
        <w:spacing w:after="120" w:line="480" w:lineRule="auto"/>
        <w:rPr>
          <w:del w:id="386" w:author="James Totterdell" w:date="2019-08-30T09:10:00Z"/>
          <w:rFonts w:cs="Arial"/>
        </w:rPr>
      </w:pPr>
      <w:del w:id="387" w:author="James Totterdell" w:date="2019-08-30T09:10:00Z">
        <w:r w:rsidDel="00F70709">
          <w:rPr>
            <w:rFonts w:cs="Arial"/>
          </w:rPr>
          <w:delText>In general, the number of vaccination records declined with age</w:delText>
        </w:r>
        <w:r w:rsidR="00132F16" w:rsidRPr="00156FB4" w:rsidDel="00F70709">
          <w:rPr>
            <w:rFonts w:cs="Arial"/>
          </w:rPr>
          <w:delText xml:space="preserve"> </w:delText>
        </w:r>
        <w:r w:rsidDel="00F70709">
          <w:rPr>
            <w:rFonts w:cs="Arial"/>
          </w:rPr>
          <w:delText>(</w:delText>
        </w:r>
        <w:r w:rsidR="00391A14" w:rsidDel="00F70709">
          <w:rPr>
            <w:rFonts w:cs="Arial"/>
          </w:rPr>
          <w:delText xml:space="preserve">Figure </w:delText>
        </w:r>
        <w:r w:rsidDel="00F70709">
          <w:rPr>
            <w:rFonts w:cs="Arial"/>
          </w:rPr>
          <w:delText>2) with ZVL increasing</w:delText>
        </w:r>
        <w:r w:rsidR="00132F16" w:rsidRPr="00156FB4" w:rsidDel="00F70709">
          <w:rPr>
            <w:rFonts w:cs="Arial"/>
          </w:rPr>
          <w:delText xml:space="preserve"> slightly at 79 years of age.</w:delText>
        </w:r>
        <w:r w:rsidR="00195A43" w:rsidDel="00F70709">
          <w:rPr>
            <w:rFonts w:cs="Arial"/>
          </w:rPr>
          <w:delText xml:space="preserve"> </w:delText>
        </w:r>
        <w:r w:rsidR="00195A43" w:rsidDel="00F70709">
          <w:delText>About 82% of zoster and 89% of influenza vaccinations were administered alone, while 47% of pneumococcal vaccinations were administered alone and 43% were administered with influenza vaccine.</w:delText>
        </w:r>
        <w:r w:rsidR="00AF58CA" w:rsidDel="00F70709">
          <w:delText xml:space="preserve"> </w:delText>
        </w:r>
      </w:del>
    </w:p>
    <w:p w14:paraId="690C1A21" w14:textId="7B112C35" w:rsidR="005A64DB" w:rsidRDefault="005A64DB" w:rsidP="00EC2380">
      <w:pPr>
        <w:spacing w:after="120" w:line="480" w:lineRule="auto"/>
      </w:pPr>
      <w:del w:id="388" w:author="James Totterdell" w:date="2019-08-30T09:11:00Z">
        <w:r w:rsidDel="00A272CE">
          <w:delText xml:space="preserve">The most common outcome event identified was clinical attendance, with over 2 million attendances observed among exposed individuals during the study period. </w:delText>
        </w:r>
      </w:del>
      <w:del w:id="389" w:author="James Totterdell" w:date="2019-08-30T09:10:00Z">
        <w:r w:rsidDel="00F70709">
          <w:delText xml:space="preserve">The next most commonly observed </w:delText>
        </w:r>
      </w:del>
      <w:ins w:id="390" w:author="catherine.glover1" w:date="2019-05-28T17:04:00Z">
        <w:del w:id="391" w:author="James Totterdell" w:date="2019-08-30T09:10:00Z">
          <w:r w:rsidR="006C2ED3" w:rsidDel="00F70709">
            <w:delText xml:space="preserve">identified </w:delText>
          </w:r>
        </w:del>
      </w:ins>
      <w:del w:id="392" w:author="James Totterdell" w:date="2019-08-30T09:10:00Z">
        <w:r w:rsidDel="00F70709">
          <w:delText>outcome event was any rash, with 12,309 events observed. The rarest outcome event identified was injection site reaction, with 177 events observed.</w:delText>
        </w:r>
      </w:del>
    </w:p>
    <w:p w14:paraId="55793560" w14:textId="198FB812" w:rsidR="00195A43" w:rsidRDefault="00195A43" w:rsidP="00EC2380">
      <w:pPr>
        <w:spacing w:after="120" w:line="480" w:lineRule="auto"/>
        <w:rPr>
          <w:b/>
        </w:rPr>
      </w:pPr>
      <w:r>
        <w:rPr>
          <w:b/>
        </w:rPr>
        <w:t>3.</w:t>
      </w:r>
      <w:r w:rsidR="007D187F">
        <w:rPr>
          <w:b/>
        </w:rPr>
        <w:t>2</w:t>
      </w:r>
      <w:r>
        <w:rPr>
          <w:b/>
        </w:rPr>
        <w:t xml:space="preserve"> Self-controlled case series analysis</w:t>
      </w:r>
    </w:p>
    <w:p w14:paraId="3EF42C40" w14:textId="4C0604C7" w:rsidR="00AC5989" w:rsidRDefault="00D875E3" w:rsidP="00EC2380">
      <w:pPr>
        <w:spacing w:after="120" w:line="480" w:lineRule="auto"/>
        <w:rPr>
          <w:ins w:id="393" w:author="James Totterdell" w:date="2019-08-30T09:11:00Z"/>
        </w:rPr>
      </w:pPr>
      <w:del w:id="394" w:author="James Totterdell" w:date="2019-08-30T09:54:00Z">
        <w:r w:rsidRPr="00F25C23" w:rsidDel="00E65EB6">
          <w:delText xml:space="preserve">No change </w:delText>
        </w:r>
        <w:r w:rsidDel="00E65EB6">
          <w:delText>in risk</w:delText>
        </w:r>
        <w:r w:rsidRPr="00F25C23" w:rsidDel="00E65EB6">
          <w:delText xml:space="preserve"> of burn</w:delText>
        </w:r>
        <w:r w:rsidDel="00E65EB6">
          <w:delText>, which was considered a negative control,</w:delText>
        </w:r>
        <w:r w:rsidRPr="00F25C23" w:rsidDel="00E65EB6">
          <w:delText xml:space="preserve"> was </w:delText>
        </w:r>
      </w:del>
      <w:del w:id="395" w:author="James Totterdell" w:date="2019-08-30T09:15:00Z">
        <w:r w:rsidRPr="00F25C23" w:rsidDel="00691964">
          <w:delText xml:space="preserve">observed </w:delText>
        </w:r>
      </w:del>
      <w:del w:id="396" w:author="James Totterdell" w:date="2019-08-30T09:54:00Z">
        <w:r w:rsidDel="00E65EB6">
          <w:delText>for any vaccine</w:delText>
        </w:r>
        <w:r w:rsidR="00BF7AFD" w:rsidDel="00E65EB6">
          <w:delText xml:space="preserve"> </w:delText>
        </w:r>
        <w:r w:rsidDel="00E65EB6">
          <w:delText>(Table 2)</w:delText>
        </w:r>
        <w:r w:rsidRPr="00F25C23" w:rsidDel="00E65EB6">
          <w:delText>.</w:delText>
        </w:r>
      </w:del>
      <w:r w:rsidRPr="00F25C23">
        <w:t xml:space="preserve"> </w:t>
      </w:r>
    </w:p>
    <w:p w14:paraId="28382FA1" w14:textId="77777777" w:rsidR="00AC5989" w:rsidRPr="00195A43" w:rsidRDefault="00AC5989" w:rsidP="00AC5989">
      <w:pPr>
        <w:spacing w:after="120" w:line="480" w:lineRule="auto"/>
        <w:rPr>
          <w:ins w:id="397" w:author="James Totterdell" w:date="2019-08-30T09:11:00Z"/>
          <w:b/>
        </w:rPr>
      </w:pPr>
      <w:ins w:id="398" w:author="James Totterdell" w:date="2019-08-30T09:11:00Z">
        <w:r>
          <w:rPr>
            <w:b/>
          </w:rPr>
          <w:t>Injection site reactions</w:t>
        </w:r>
      </w:ins>
    </w:p>
    <w:p w14:paraId="0E87F787" w14:textId="060B2DFC" w:rsidR="00AC5989" w:rsidRDefault="00AC5989" w:rsidP="00AC5989">
      <w:pPr>
        <w:spacing w:after="120" w:line="480" w:lineRule="auto"/>
        <w:rPr>
          <w:ins w:id="399" w:author="James Totterdell" w:date="2019-08-30T09:11:00Z"/>
        </w:rPr>
      </w:pPr>
      <w:ins w:id="400" w:author="James Totterdell" w:date="2019-08-30T09:11:00Z">
        <w:r w:rsidRPr="007D187F">
          <w:t>An increase in the relative incidence of injection site reactions was observed in the 7-day risk window following all three vaccines</w:t>
        </w:r>
        <w:r>
          <w:t xml:space="preserve"> in the main analysis</w:t>
        </w:r>
        <w:r w:rsidRPr="007D187F">
          <w:t xml:space="preserve"> </w:t>
        </w:r>
        <w:r>
          <w:t>(Table 2)</w:t>
        </w:r>
        <w:r w:rsidRPr="007D187F">
          <w:t xml:space="preserve">. </w:t>
        </w:r>
        <w:r>
          <w:t>This was consistent in sensitivity analyses excluding co-administered vaccines (Table 3).</w:t>
        </w:r>
      </w:ins>
    </w:p>
    <w:p w14:paraId="112FA6D3" w14:textId="41E2A888" w:rsidR="00AC5989" w:rsidRDefault="0004185D" w:rsidP="00AC5989">
      <w:pPr>
        <w:spacing w:after="120" w:line="480" w:lineRule="auto"/>
        <w:rPr>
          <w:ins w:id="401" w:author="James Totterdell" w:date="2019-08-30T09:11:00Z"/>
        </w:rPr>
      </w:pPr>
      <w:ins w:id="402" w:author="James Totterdell" w:date="2019-08-30T09:13:00Z">
        <w:r>
          <w:t xml:space="preserve">In all analyses, </w:t>
        </w:r>
      </w:ins>
      <w:ins w:id="403" w:author="James Totterdell" w:date="2019-08-30T09:11:00Z">
        <w:r w:rsidR="00AC5989">
          <w:t>the i</w:t>
        </w:r>
        <w:r w:rsidR="00AC5989" w:rsidRPr="007D187F">
          <w:t xml:space="preserve">ncidence of </w:t>
        </w:r>
        <w:r w:rsidR="00AC5989">
          <w:t xml:space="preserve">ISR </w:t>
        </w:r>
      </w:ins>
      <w:ins w:id="404" w:author="James Totterdell" w:date="2019-08-30T09:13:00Z">
        <w:r>
          <w:t>remained elevated</w:t>
        </w:r>
      </w:ins>
      <w:ins w:id="405" w:author="James Totterdell" w:date="2019-08-30T09:11:00Z">
        <w:r w:rsidR="00AC5989" w:rsidRPr="007D187F">
          <w:t xml:space="preserve"> in the 42-day post-risk </w:t>
        </w:r>
        <w:r w:rsidR="00AC5989">
          <w:t xml:space="preserve">washout </w:t>
        </w:r>
        <w:r w:rsidR="00AC5989" w:rsidRPr="007D187F">
          <w:t>period following ZV</w:t>
        </w:r>
        <w:r w:rsidR="00AC5989">
          <w:t xml:space="preserve">L </w:t>
        </w:r>
        <w:r w:rsidR="00AC5989" w:rsidRPr="007D187F">
          <w:t>(RI</w:t>
        </w:r>
      </w:ins>
      <w:ins w:id="406" w:author="James Totterdell" w:date="2019-08-30T09:13:00Z">
        <w:r>
          <w:t xml:space="preserve"> </w:t>
        </w:r>
      </w:ins>
      <w:ins w:id="407" w:author="James Totterdell" w:date="2019-08-30T09:11:00Z">
        <w:r w:rsidR="00AC5989" w:rsidRPr="007D187F">
          <w:t>=</w:t>
        </w:r>
      </w:ins>
      <w:ins w:id="408" w:author="James Totterdell" w:date="2019-08-30T09:13:00Z">
        <w:r>
          <w:t xml:space="preserve"> </w:t>
        </w:r>
      </w:ins>
      <w:ins w:id="409" w:author="James Totterdell" w:date="2019-08-30T09:11:00Z">
        <w:r w:rsidR="00AC5989" w:rsidRPr="007D187F">
          <w:t xml:space="preserve">3.4, 95% CI </w:t>
        </w:r>
      </w:ins>
      <w:ins w:id="410" w:author="James Totterdell" w:date="2019-08-30T09:13:00Z">
        <w:r>
          <w:t>[</w:t>
        </w:r>
      </w:ins>
      <w:ins w:id="411" w:author="James Totterdell" w:date="2019-08-30T09:11:00Z">
        <w:r w:rsidR="00AC5989" w:rsidRPr="007D187F">
          <w:t>1.8</w:t>
        </w:r>
      </w:ins>
      <w:ins w:id="412" w:author="James Totterdell" w:date="2019-08-30T09:13:00Z">
        <w:r>
          <w:t>,</w:t>
        </w:r>
      </w:ins>
      <w:ins w:id="413" w:author="James Totterdell" w:date="2019-08-30T09:11:00Z">
        <w:r w:rsidR="00AC5989" w:rsidRPr="007D187F">
          <w:t xml:space="preserve"> 6.5</w:t>
        </w:r>
      </w:ins>
      <w:ins w:id="414" w:author="James Totterdell" w:date="2019-08-30T09:13:00Z">
        <w:r>
          <w:t xml:space="preserve">] based on </w:t>
        </w:r>
      </w:ins>
      <w:ins w:id="415" w:author="James Totterdell" w:date="2019-08-30T09:11:00Z">
        <w:r w:rsidR="00AC5989">
          <w:t>the main analysis)</w:t>
        </w:r>
        <w:r w:rsidR="00AC5989" w:rsidRPr="007D187F">
          <w:t xml:space="preserve">. </w:t>
        </w:r>
        <w:r w:rsidR="00AC5989">
          <w:t xml:space="preserve">A 7-day partition of this period </w:t>
        </w:r>
      </w:ins>
      <w:ins w:id="416" w:author="James Totterdell" w:date="2019-08-30T09:14:00Z">
        <w:r>
          <w:t xml:space="preserve">identified that incidence remained elevated 8 to 14 </w:t>
        </w:r>
        <w:proofErr w:type="gramStart"/>
        <w:r>
          <w:t>days</w:t>
        </w:r>
        <w:proofErr w:type="gramEnd"/>
        <w:r>
          <w:t xml:space="preserve"> post-vaccination</w:t>
        </w:r>
      </w:ins>
      <w:ins w:id="417" w:author="James Totterdell" w:date="2019-08-30T09:11:00Z">
        <w:r w:rsidR="00AC5989">
          <w:t xml:space="preserve"> (</w:t>
        </w:r>
        <w:r>
          <w:t>RI</w:t>
        </w:r>
      </w:ins>
      <w:ins w:id="418" w:author="James Totterdell" w:date="2019-08-30T09:14:00Z">
        <w:r>
          <w:t xml:space="preserve"> </w:t>
        </w:r>
      </w:ins>
      <w:ins w:id="419" w:author="James Totterdell" w:date="2019-08-30T09:11:00Z">
        <w:r>
          <w:t>=</w:t>
        </w:r>
      </w:ins>
      <w:ins w:id="420" w:author="James Totterdell" w:date="2019-08-30T09:14:00Z">
        <w:r>
          <w:t xml:space="preserve"> </w:t>
        </w:r>
      </w:ins>
      <w:ins w:id="421" w:author="James Totterdell" w:date="2019-08-30T09:11:00Z">
        <w:r>
          <w:t>16.2</w:t>
        </w:r>
        <w:r w:rsidR="00AC5989">
          <w:t xml:space="preserve">, 95% CI </w:t>
        </w:r>
      </w:ins>
      <w:ins w:id="422" w:author="James Totterdell" w:date="2019-08-30T09:14:00Z">
        <w:r>
          <w:t>[</w:t>
        </w:r>
      </w:ins>
      <w:ins w:id="423" w:author="James Totterdell" w:date="2019-08-30T09:11:00Z">
        <w:r>
          <w:t>6.8</w:t>
        </w:r>
      </w:ins>
      <w:ins w:id="424" w:author="James Totterdell" w:date="2019-08-30T09:14:00Z">
        <w:r>
          <w:t>,</w:t>
        </w:r>
      </w:ins>
      <w:ins w:id="425" w:author="James Totterdell" w:date="2019-08-30T09:11:00Z">
        <w:r w:rsidR="00AC5989">
          <w:t xml:space="preserve"> </w:t>
        </w:r>
        <w:r>
          <w:t>38.7</w:t>
        </w:r>
        <w:r w:rsidR="00AC5989">
          <w:t>)</w:t>
        </w:r>
        <w:r>
          <w:t xml:space="preserve"> before returning to control period levels.</w:t>
        </w:r>
      </w:ins>
    </w:p>
    <w:p w14:paraId="6C025D8B" w14:textId="77777777" w:rsidR="00A97C57" w:rsidRDefault="00A97C57" w:rsidP="00A97C57">
      <w:pPr>
        <w:spacing w:after="120" w:line="480" w:lineRule="auto"/>
        <w:rPr>
          <w:moveTo w:id="426" w:author="James Totterdell" w:date="2019-08-30T09:15:00Z"/>
          <w:b/>
        </w:rPr>
      </w:pPr>
      <w:moveToRangeStart w:id="427" w:author="James Totterdell" w:date="2019-08-30T09:15:00Z" w:name="move18048940"/>
      <w:moveTo w:id="428" w:author="James Totterdell" w:date="2019-08-30T09:15:00Z">
        <w:r>
          <w:rPr>
            <w:b/>
          </w:rPr>
          <w:t>Myocardial infarction</w:t>
        </w:r>
      </w:moveTo>
    </w:p>
    <w:p w14:paraId="2655B8C7" w14:textId="77777777" w:rsidR="0035056C" w:rsidRDefault="00A97C57" w:rsidP="00A97C57">
      <w:pPr>
        <w:spacing w:after="120" w:line="480" w:lineRule="auto"/>
        <w:rPr>
          <w:ins w:id="429" w:author="James Totterdell" w:date="2019-08-30T09:16:00Z"/>
        </w:rPr>
      </w:pPr>
      <w:moveTo w:id="430" w:author="James Totterdell" w:date="2019-08-30T09:15:00Z">
        <w:r>
          <w:lastRenderedPageBreak/>
          <w:t>There was no increased risk of myocardial infarction following any vaccine in the main analysis (</w:t>
        </w:r>
        <w:del w:id="431" w:author="James Totterdell" w:date="2019-08-30T09:15:00Z">
          <w:r w:rsidDel="00A97C57">
            <w:delText xml:space="preserve">ZVL </w:delText>
          </w:r>
          <w:commentRangeStart w:id="432"/>
          <w:r w:rsidDel="00A97C57">
            <w:delText xml:space="preserve">RI = </w:delText>
          </w:r>
          <w:r w:rsidRPr="00D91528" w:rsidDel="00A97C57">
            <w:delText>0.74</w:delText>
          </w:r>
          <w:r w:rsidDel="00A97C57">
            <w:delText xml:space="preserve">, 95% CI </w:delText>
          </w:r>
          <w:r w:rsidRPr="00D91528" w:rsidDel="00A97C57">
            <w:delText>0.41</w:delText>
          </w:r>
          <w:r w:rsidDel="00A97C57">
            <w:delText xml:space="preserve"> to </w:delText>
          </w:r>
          <w:r w:rsidRPr="00D91528" w:rsidDel="00A97C57">
            <w:delText>1.33)</w:delText>
          </w:r>
          <w:r w:rsidDel="00A97C57">
            <w:delText xml:space="preserve"> </w:delText>
          </w:r>
        </w:del>
      </w:moveTo>
      <w:commentRangeEnd w:id="432"/>
      <w:r>
        <w:rPr>
          <w:rStyle w:val="CommentReference"/>
        </w:rPr>
        <w:commentReference w:id="432"/>
      </w:r>
      <w:moveTo w:id="433" w:author="James Totterdell" w:date="2019-08-30T09:15:00Z">
        <w:del w:id="434" w:author="James Totterdell" w:date="2019-08-30T09:15:00Z">
          <w:r w:rsidDel="00A97C57">
            <w:delText>(</w:delText>
          </w:r>
        </w:del>
        <w:r>
          <w:t xml:space="preserve">Table 2) or when including first events only as part of a sensitivity analysis (Table 3). </w:t>
        </w:r>
      </w:moveTo>
    </w:p>
    <w:p w14:paraId="31CB8B1E" w14:textId="4644D9EC" w:rsidR="00A97C57" w:rsidDel="00A97C57" w:rsidRDefault="00A97C57" w:rsidP="00A97C57">
      <w:pPr>
        <w:spacing w:after="120" w:line="480" w:lineRule="auto"/>
        <w:rPr>
          <w:del w:id="435" w:author="James Totterdell" w:date="2019-08-30T09:15:00Z"/>
          <w:moveTo w:id="436" w:author="James Totterdell" w:date="2019-08-30T09:15:00Z"/>
        </w:rPr>
      </w:pPr>
      <w:moveTo w:id="437" w:author="James Totterdell" w:date="2019-08-30T09:15:00Z">
        <w:r>
          <w:t>An increased relative incidence was observed during the post-risk washout period (days 43–84) for ZVL in the main analysis (RI</w:t>
        </w:r>
      </w:moveTo>
      <w:ins w:id="438" w:author="James Totterdell" w:date="2019-08-30T09:19:00Z">
        <w:r w:rsidR="0035056C">
          <w:t xml:space="preserve"> </w:t>
        </w:r>
      </w:ins>
      <w:moveTo w:id="439" w:author="James Totterdell" w:date="2019-08-30T09:15:00Z">
        <w:r>
          <w:t>=</w:t>
        </w:r>
      </w:moveTo>
      <w:ins w:id="440" w:author="James Totterdell" w:date="2019-08-30T09:19:00Z">
        <w:r w:rsidR="0035056C">
          <w:t xml:space="preserve"> </w:t>
        </w:r>
      </w:ins>
      <w:moveTo w:id="441" w:author="James Totterdell" w:date="2019-08-30T09:15:00Z">
        <w:r>
          <w:t xml:space="preserve">1.7, 95% CI </w:t>
        </w:r>
      </w:moveTo>
      <w:ins w:id="442" w:author="James Totterdell" w:date="2019-08-30T09:31:00Z">
        <w:r w:rsidR="00390ABF">
          <w:t>[</w:t>
        </w:r>
      </w:ins>
      <w:moveTo w:id="443" w:author="James Totterdell" w:date="2019-08-30T09:15:00Z">
        <w:r>
          <w:t>1.1</w:t>
        </w:r>
      </w:moveTo>
      <w:ins w:id="444" w:author="James Totterdell" w:date="2019-08-30T09:31:00Z">
        <w:r w:rsidR="00390ABF">
          <w:t>,</w:t>
        </w:r>
      </w:ins>
      <w:moveTo w:id="445" w:author="James Totterdell" w:date="2019-08-30T09:15:00Z">
        <w:del w:id="446" w:author="James Totterdell" w:date="2019-08-30T09:31:00Z">
          <w:r w:rsidDel="00390ABF">
            <w:delText xml:space="preserve"> to</w:delText>
          </w:r>
        </w:del>
        <w:r>
          <w:t xml:space="preserve"> 2.5</w:t>
        </w:r>
      </w:moveTo>
      <w:ins w:id="447" w:author="James Totterdell" w:date="2019-08-30T09:31:00Z">
        <w:r w:rsidR="00390ABF">
          <w:t>]</w:t>
        </w:r>
      </w:ins>
      <w:moveTo w:id="448" w:author="James Totterdell" w:date="2019-08-30T09:15:00Z">
        <w:r>
          <w:t xml:space="preserve">). The increased relative incidence of MI in the post-risk washout period following ZVL was also observed in sensitivity analyses (first events only (RI = </w:t>
        </w:r>
        <w:r w:rsidRPr="00060E00">
          <w:t>1.80</w:t>
        </w:r>
        <w:r>
          <w:t xml:space="preserve">, 95% CI </w:t>
        </w:r>
      </w:moveTo>
      <w:ins w:id="449" w:author="James Totterdell" w:date="2019-08-30T09:31:00Z">
        <w:r w:rsidR="00390ABF">
          <w:t>[</w:t>
        </w:r>
      </w:ins>
      <w:moveTo w:id="450" w:author="James Totterdell" w:date="2019-08-30T09:15:00Z">
        <w:r w:rsidRPr="00060E00">
          <w:t>1.15</w:t>
        </w:r>
      </w:moveTo>
      <w:ins w:id="451" w:author="James Totterdell" w:date="2019-08-30T09:31:00Z">
        <w:r w:rsidR="00390ABF">
          <w:t>,</w:t>
        </w:r>
      </w:ins>
      <w:moveTo w:id="452" w:author="James Totterdell" w:date="2019-08-30T09:15:00Z">
        <w:del w:id="453" w:author="James Totterdell" w:date="2019-08-30T09:31:00Z">
          <w:r w:rsidDel="00390ABF">
            <w:delText xml:space="preserve"> to</w:delText>
          </w:r>
        </w:del>
        <w:r w:rsidRPr="00060E00">
          <w:t xml:space="preserve"> 2.83</w:t>
        </w:r>
      </w:moveTo>
      <w:ins w:id="454" w:author="James Totterdell" w:date="2019-08-30T09:31:00Z">
        <w:r w:rsidR="00390ABF">
          <w:t>]</w:t>
        </w:r>
      </w:ins>
      <w:moveTo w:id="455" w:author="James Totterdell" w:date="2019-08-30T09:15:00Z">
        <w:r>
          <w:t xml:space="preserve">) and first events excluding co-administered vaccines (RI = </w:t>
        </w:r>
        <w:r w:rsidRPr="00316DCE">
          <w:t>2.08</w:t>
        </w:r>
        <w:r>
          <w:t xml:space="preserve">, 95% CI </w:t>
        </w:r>
      </w:moveTo>
      <w:ins w:id="456" w:author="James Totterdell" w:date="2019-08-30T09:31:00Z">
        <w:r w:rsidR="00390ABF">
          <w:t>[</w:t>
        </w:r>
      </w:ins>
      <w:moveTo w:id="457" w:author="James Totterdell" w:date="2019-08-30T09:15:00Z">
        <w:r w:rsidRPr="00316DCE">
          <w:t>1.29</w:t>
        </w:r>
      </w:moveTo>
      <w:ins w:id="458" w:author="James Totterdell" w:date="2019-08-30T09:31:00Z">
        <w:r w:rsidR="00390ABF">
          <w:t>,</w:t>
        </w:r>
      </w:ins>
      <w:moveTo w:id="459" w:author="James Totterdell" w:date="2019-08-30T09:15:00Z">
        <w:del w:id="460" w:author="James Totterdell" w:date="2019-08-30T09:31:00Z">
          <w:r w:rsidDel="00390ABF">
            <w:delText xml:space="preserve"> to</w:delText>
          </w:r>
        </w:del>
        <w:r>
          <w:t xml:space="preserve"> </w:t>
        </w:r>
        <w:r w:rsidRPr="00316DCE">
          <w:t>3.36</w:t>
        </w:r>
      </w:moveTo>
      <w:ins w:id="461" w:author="James Totterdell" w:date="2019-08-30T09:31:00Z">
        <w:r w:rsidR="00390ABF">
          <w:t>]</w:t>
        </w:r>
      </w:ins>
      <w:moveTo w:id="462" w:author="James Totterdell" w:date="2019-08-30T09:15:00Z">
        <w:r>
          <w:t>) (Table 3).</w:t>
        </w:r>
      </w:moveTo>
      <w:ins w:id="463" w:author="James Totterdell" w:date="2019-08-30T09:20:00Z">
        <w:r w:rsidR="000B3530" w:rsidRPr="00D608BE" w:rsidDel="000B3530">
          <w:t xml:space="preserve"> </w:t>
        </w:r>
      </w:ins>
      <w:moveTo w:id="464" w:author="James Totterdell" w:date="2019-08-30T09:15:00Z">
        <w:del w:id="465" w:author="James Totterdell" w:date="2019-08-30T09:20:00Z">
          <w:r w:rsidRPr="00D608BE" w:rsidDel="000B3530">
            <w:delText xml:space="preserve"> </w:delText>
          </w:r>
          <w:commentRangeStart w:id="466"/>
          <w:r w:rsidDel="000B3530">
            <w:delText xml:space="preserve">A 7-day partition of the </w:delText>
          </w:r>
          <w:commentRangeStart w:id="467"/>
          <w:commentRangeStart w:id="468"/>
          <w:r w:rsidDel="000B3530">
            <w:delText>post</w:delText>
          </w:r>
          <w:commentRangeEnd w:id="467"/>
          <w:r w:rsidDel="000B3530">
            <w:rPr>
              <w:rStyle w:val="CommentReference"/>
            </w:rPr>
            <w:commentReference w:id="467"/>
          </w:r>
          <w:commentRangeEnd w:id="468"/>
          <w:r w:rsidDel="000B3530">
            <w:rPr>
              <w:rStyle w:val="CommentReference"/>
            </w:rPr>
            <w:commentReference w:id="468"/>
          </w:r>
          <w:r w:rsidDel="000B3530">
            <w:delText>-risk washout period for the main ZVL analysis identified increased relative incidence from days 57–63 post vaccination (RI=3.2, 95% CI 1.5 to 6.5) and from days 71–77 post vaccination (</w:delText>
          </w:r>
          <w:commentRangeStart w:id="469"/>
          <w:r w:rsidDel="000B3530">
            <w:delText>RI=3.0, 95% CI 1.4 to 6.4</w:delText>
          </w:r>
          <w:commentRangeEnd w:id="469"/>
          <w:r w:rsidDel="000B3530">
            <w:rPr>
              <w:rStyle w:val="CommentReference"/>
            </w:rPr>
            <w:commentReference w:id="469"/>
          </w:r>
          <w:r w:rsidDel="000B3530">
            <w:delText>) only (Table 4).</w:delText>
          </w:r>
        </w:del>
      </w:moveTo>
      <w:commentRangeEnd w:id="466"/>
      <w:del w:id="470" w:author="James Totterdell" w:date="2019-08-30T09:20:00Z">
        <w:r w:rsidR="000B3530" w:rsidDel="000B3530">
          <w:rPr>
            <w:rStyle w:val="CommentReference"/>
          </w:rPr>
          <w:commentReference w:id="466"/>
        </w:r>
      </w:del>
    </w:p>
    <w:p w14:paraId="39ADEDB1" w14:textId="77777777" w:rsidR="00F3639A" w:rsidRPr="009D0E7B" w:rsidRDefault="00F3639A" w:rsidP="00F3639A">
      <w:pPr>
        <w:spacing w:after="120" w:line="480" w:lineRule="auto"/>
        <w:rPr>
          <w:moveTo w:id="471" w:author="James Totterdell" w:date="2019-08-30T09:24:00Z"/>
          <w:b/>
        </w:rPr>
      </w:pPr>
      <w:moveToRangeStart w:id="472" w:author="James Totterdell" w:date="2019-08-30T09:24:00Z" w:name="move18049506"/>
      <w:moveToRangeEnd w:id="427"/>
      <w:moveTo w:id="473" w:author="James Totterdell" w:date="2019-08-30T09:24:00Z">
        <w:r w:rsidRPr="009D0E7B">
          <w:rPr>
            <w:b/>
          </w:rPr>
          <w:t>Stroke</w:t>
        </w:r>
      </w:moveTo>
    </w:p>
    <w:p w14:paraId="60846BF3" w14:textId="441DD735" w:rsidR="00F3639A" w:rsidDel="00F3639A" w:rsidRDefault="00F3639A" w:rsidP="00F3639A">
      <w:pPr>
        <w:spacing w:after="120" w:line="480" w:lineRule="auto"/>
        <w:rPr>
          <w:del w:id="474" w:author="James Totterdell" w:date="2019-08-30T09:24:00Z"/>
          <w:moveTo w:id="475" w:author="James Totterdell" w:date="2019-08-30T09:24:00Z"/>
        </w:rPr>
      </w:pPr>
      <w:moveTo w:id="476" w:author="James Totterdell" w:date="2019-08-30T09:24:00Z">
        <w:r w:rsidRPr="009D0E7B">
          <w:t xml:space="preserve">In the main analysis, a reduced relative incidence of stroke was observed </w:t>
        </w:r>
        <w:del w:id="477" w:author="James Totterdell" w:date="2019-08-30T09:24:00Z">
          <w:r w:rsidRPr="009D0E7B" w:rsidDel="00F3639A">
            <w:delText>(RI=0.6, 95% CI 0.4</w:delText>
          </w:r>
          <w:r w:rsidDel="00F3639A">
            <w:delText xml:space="preserve"> to</w:delText>
          </w:r>
          <w:r w:rsidRPr="009D0E7B" w:rsidDel="00F3639A">
            <w:delText xml:space="preserve"> 0.8) </w:delText>
          </w:r>
        </w:del>
        <w:r w:rsidRPr="009D0E7B">
          <w:t>following ZV</w:t>
        </w:r>
        <w:r>
          <w:t>L</w:t>
        </w:r>
        <w:r w:rsidRPr="009D0E7B">
          <w:t xml:space="preserve">. This effect continued into the post-risk washout window (RI=0.7, 95% CI </w:t>
        </w:r>
      </w:moveTo>
      <w:ins w:id="478" w:author="James Totterdell" w:date="2019-08-30T09:32:00Z">
        <w:r w:rsidR="006149FA">
          <w:t>[</w:t>
        </w:r>
      </w:ins>
      <w:moveTo w:id="479" w:author="James Totterdell" w:date="2019-08-30T09:24:00Z">
        <w:r w:rsidRPr="009D0E7B">
          <w:t>0.5</w:t>
        </w:r>
      </w:moveTo>
      <w:ins w:id="480" w:author="James Totterdell" w:date="2019-08-30T09:32:00Z">
        <w:r w:rsidR="006149FA">
          <w:t>,</w:t>
        </w:r>
      </w:ins>
      <w:moveTo w:id="481" w:author="James Totterdell" w:date="2019-08-30T09:24:00Z">
        <w:del w:id="482" w:author="James Totterdell" w:date="2019-08-30T09:32:00Z">
          <w:r w:rsidDel="006149FA">
            <w:delText xml:space="preserve"> to</w:delText>
          </w:r>
        </w:del>
        <w:r w:rsidRPr="009D0E7B">
          <w:t xml:space="preserve"> 0.9</w:t>
        </w:r>
      </w:moveTo>
      <w:ins w:id="483" w:author="James Totterdell" w:date="2019-08-30T09:32:00Z">
        <w:r w:rsidR="006149FA">
          <w:t>]</w:t>
        </w:r>
      </w:ins>
      <w:moveTo w:id="484" w:author="James Totterdell" w:date="2019-08-30T09:24:00Z">
        <w:r w:rsidRPr="009D0E7B">
          <w:t xml:space="preserve">). In a sensitivity analysis considering only first stroke events, the incidence was reduced only during the at-risk period </w:t>
        </w:r>
        <w:del w:id="485" w:author="James Totterdell" w:date="2019-08-30T09:25:00Z">
          <w:r w:rsidRPr="009D0E7B" w:rsidDel="00F3639A">
            <w:delText>(</w:delText>
          </w:r>
          <w:r w:rsidDel="00F3639A">
            <w:delText xml:space="preserve">RI = </w:delText>
          </w:r>
          <w:r w:rsidRPr="009D0E7B" w:rsidDel="00F3639A">
            <w:delText>0.54</w:delText>
          </w:r>
          <w:r w:rsidDel="00F3639A">
            <w:delText xml:space="preserve">, 95% CI </w:delText>
          </w:r>
          <w:r w:rsidRPr="009D0E7B" w:rsidDel="00F3639A">
            <w:delText>0.37</w:delText>
          </w:r>
          <w:r w:rsidDel="00F3639A">
            <w:delText xml:space="preserve"> to</w:delText>
          </w:r>
          <w:r w:rsidRPr="009D0E7B" w:rsidDel="00F3639A">
            <w:delText xml:space="preserve"> 0.77)</w:delText>
          </w:r>
          <w:r w:rsidDel="00F3639A">
            <w:delText xml:space="preserve"> (Table 3)</w:delText>
          </w:r>
          <w:r w:rsidRPr="009D0E7B" w:rsidDel="00F3639A">
            <w:delText>.</w:delText>
          </w:r>
        </w:del>
      </w:moveTo>
    </w:p>
    <w:p w14:paraId="4650A542" w14:textId="77777777" w:rsidR="00F3639A" w:rsidRDefault="00F3639A" w:rsidP="00F3639A">
      <w:pPr>
        <w:spacing w:after="120" w:line="480" w:lineRule="auto"/>
        <w:rPr>
          <w:moveTo w:id="486" w:author="James Totterdell" w:date="2019-08-30T09:25:00Z"/>
        </w:rPr>
      </w:pPr>
      <w:moveToRangeStart w:id="487" w:author="James Totterdell" w:date="2019-08-30T09:25:00Z" w:name="move18049557"/>
      <w:moveToRangeEnd w:id="472"/>
      <w:moveTo w:id="488" w:author="James Totterdell" w:date="2019-08-30T09:25:00Z">
        <w:r>
          <w:rPr>
            <w:b/>
          </w:rPr>
          <w:t>Rash</w:t>
        </w:r>
      </w:moveTo>
    </w:p>
    <w:p w14:paraId="1EE0AD52" w14:textId="5C5E7549" w:rsidR="00F3639A" w:rsidRDefault="00F3639A" w:rsidP="00F3639A">
      <w:pPr>
        <w:spacing w:after="120" w:line="480" w:lineRule="auto"/>
        <w:rPr>
          <w:moveTo w:id="489" w:author="James Totterdell" w:date="2019-08-30T09:25:00Z"/>
        </w:rPr>
      </w:pPr>
      <w:moveTo w:id="490" w:author="James Totterdell" w:date="2019-08-30T09:25:00Z">
        <w:r>
          <w:t xml:space="preserve">There was no change in the risk of rash </w:t>
        </w:r>
        <w:del w:id="491" w:author="James Totterdell" w:date="2019-08-30T09:55:00Z">
          <w:r w:rsidDel="00CC7A3A">
            <w:delText xml:space="preserve">(RI = </w:delText>
          </w:r>
          <w:r w:rsidRPr="00AD7C2E" w:rsidDel="00CC7A3A">
            <w:delText>0.97</w:delText>
          </w:r>
          <w:r w:rsidDel="00CC7A3A">
            <w:delText xml:space="preserve">, 95% CI </w:delText>
          </w:r>
          <w:r w:rsidRPr="00AD7C2E" w:rsidDel="00CC7A3A">
            <w:delText>0.8</w:delText>
          </w:r>
          <w:r w:rsidDel="00CC7A3A">
            <w:delText xml:space="preserve"> to</w:delText>
          </w:r>
          <w:r w:rsidRPr="00AD7C2E" w:rsidDel="00CC7A3A">
            <w:delText xml:space="preserve"> 1.08)</w:delText>
          </w:r>
          <w:r w:rsidDel="00CC7A3A">
            <w:delText xml:space="preserve"> </w:delText>
          </w:r>
        </w:del>
        <w:r>
          <w:t xml:space="preserve">or rash with antiviral </w:t>
        </w:r>
        <w:del w:id="492" w:author="James Totterdell" w:date="2019-08-30T09:55:00Z">
          <w:r w:rsidDel="00CC7A3A">
            <w:delText xml:space="preserve">(RI = </w:delText>
          </w:r>
          <w:r w:rsidRPr="00AD7C2E" w:rsidDel="00CC7A3A">
            <w:delText>0. 83</w:delText>
          </w:r>
          <w:r w:rsidDel="00CC7A3A">
            <w:delText xml:space="preserve">, 95% CI </w:delText>
          </w:r>
          <w:r w:rsidRPr="00AD7C2E" w:rsidDel="00CC7A3A">
            <w:delText>0.62</w:delText>
          </w:r>
          <w:r w:rsidDel="00CC7A3A">
            <w:delText xml:space="preserve"> to </w:delText>
          </w:r>
          <w:r w:rsidRPr="00AD7C2E" w:rsidDel="00CC7A3A">
            <w:delText>1.10)</w:delText>
          </w:r>
          <w:r w:rsidDel="00CC7A3A">
            <w:delText xml:space="preserve"> </w:delText>
          </w:r>
        </w:del>
        <w:r>
          <w:t xml:space="preserve">following ZVL compared to the control period in the main analysis (Table 2), although a reduced risk was noted in the post-risk washout period (RI = </w:t>
        </w:r>
        <w:r w:rsidRPr="001557BD">
          <w:t>0.67</w:t>
        </w:r>
        <w:r>
          <w:t xml:space="preserve">, 95% CI </w:t>
        </w:r>
        <w:r w:rsidRPr="001557BD">
          <w:t>0.54</w:t>
        </w:r>
        <w:r>
          <w:t xml:space="preserve"> to</w:t>
        </w:r>
        <w:r w:rsidRPr="001557BD">
          <w:t xml:space="preserve"> 0.83)</w:t>
        </w:r>
        <w:r>
          <w:t xml:space="preserve"> for rash with antiviral. There was a reduced risk for rash with antiviral following ZVL in the sensitivity analysis where co-administered vaccines were excluded </w:t>
        </w:r>
        <w:del w:id="493" w:author="James Totterdell" w:date="2019-08-30T09:56:00Z">
          <w:r w:rsidDel="00CC7A3A">
            <w:delText xml:space="preserve">(RI = </w:delText>
          </w:r>
          <w:r w:rsidRPr="00A04DE3" w:rsidDel="00CC7A3A">
            <w:delText>0.67</w:delText>
          </w:r>
          <w:r w:rsidDel="00CC7A3A">
            <w:delText xml:space="preserve">, 95% CI </w:delText>
          </w:r>
          <w:r w:rsidRPr="00A04DE3" w:rsidDel="00CC7A3A">
            <w:delText>0.49, 0.</w:delText>
          </w:r>
          <w:commentRangeStart w:id="494"/>
          <w:r w:rsidRPr="00A04DE3" w:rsidDel="00CC7A3A">
            <w:delText>92</w:delText>
          </w:r>
          <w:commentRangeEnd w:id="494"/>
          <w:r w:rsidDel="00CC7A3A">
            <w:rPr>
              <w:rStyle w:val="CommentReference"/>
            </w:rPr>
            <w:commentReference w:id="494"/>
          </w:r>
          <w:r w:rsidRPr="00A04DE3" w:rsidDel="00CC7A3A">
            <w:delText>)</w:delText>
          </w:r>
          <w:r w:rsidDel="00CC7A3A">
            <w:delText xml:space="preserve"> </w:delText>
          </w:r>
        </w:del>
        <w:r>
          <w:t>(Table 3).</w:t>
        </w:r>
      </w:moveTo>
    </w:p>
    <w:moveToRangeEnd w:id="487"/>
    <w:p w14:paraId="51D27920" w14:textId="77777777" w:rsidR="00AC5989" w:rsidRDefault="00AC5989" w:rsidP="00EC2380">
      <w:pPr>
        <w:spacing w:after="120" w:line="480" w:lineRule="auto"/>
      </w:pPr>
    </w:p>
    <w:p w14:paraId="3E7ED648" w14:textId="77777777" w:rsidR="00F80B77" w:rsidRDefault="00F80B77" w:rsidP="00F80B77">
      <w:pPr>
        <w:spacing w:after="120" w:line="480" w:lineRule="auto"/>
      </w:pPr>
      <w:r w:rsidRPr="00BA303F">
        <w:rPr>
          <w:b/>
        </w:rPr>
        <w:t>Clinical attendance</w:t>
      </w:r>
    </w:p>
    <w:p w14:paraId="22EF5A5B" w14:textId="3FBCA593" w:rsidR="00F80B77" w:rsidRPr="003B1C79" w:rsidRDefault="00F80B77" w:rsidP="00F80B77">
      <w:pPr>
        <w:spacing w:after="120" w:line="480" w:lineRule="auto"/>
      </w:pPr>
      <w:r>
        <w:lastRenderedPageBreak/>
        <w:t>There was a reduced risk of clinical attendance following ZV</w:t>
      </w:r>
      <w:r w:rsidR="00F70F02">
        <w:t>L</w:t>
      </w:r>
      <w:r>
        <w:t xml:space="preserve"> (RI</w:t>
      </w:r>
      <w:r w:rsidR="001F7C87">
        <w:t xml:space="preserve"> </w:t>
      </w:r>
      <w:r>
        <w:t>=</w:t>
      </w:r>
      <w:r w:rsidR="001F7C87">
        <w:t xml:space="preserve"> </w:t>
      </w:r>
      <w:r>
        <w:t xml:space="preserve">0.94, 95% </w:t>
      </w:r>
      <w:r w:rsidR="00F70F02">
        <w:t>CI</w:t>
      </w:r>
      <w:r>
        <w:t xml:space="preserve"> 0.94 </w:t>
      </w:r>
      <w:r w:rsidR="00F70F02">
        <w:t>to</w:t>
      </w:r>
      <w:r>
        <w:t xml:space="preserve"> 0.95) and a small increased risk of clinical attendance </w:t>
      </w:r>
      <w:r w:rsidR="001F7C87">
        <w:t>following</w:t>
      </w:r>
      <w:r>
        <w:t xml:space="preserve"> 23vPPV (RI = </w:t>
      </w:r>
      <w:r w:rsidRPr="002B626B">
        <w:t>1.06</w:t>
      </w:r>
      <w:r w:rsidR="001F7C87">
        <w:t xml:space="preserve">, 95% CI </w:t>
      </w:r>
      <w:r w:rsidRPr="002B626B">
        <w:t>1.04</w:t>
      </w:r>
      <w:r w:rsidR="001F7C87">
        <w:t xml:space="preserve"> to</w:t>
      </w:r>
      <w:r w:rsidRPr="002B626B">
        <w:t xml:space="preserve"> 1.07)</w:t>
      </w:r>
      <w:r>
        <w:t>) and</w:t>
      </w:r>
      <w:r w:rsidR="001F7C87">
        <w:t xml:space="preserve"> i</w:t>
      </w:r>
      <w:r>
        <w:t xml:space="preserve">nfluenza (RI = </w:t>
      </w:r>
      <w:r w:rsidRPr="002B626B">
        <w:t>1.03</w:t>
      </w:r>
      <w:r w:rsidR="001F7C87">
        <w:t xml:space="preserve">, 95% CI </w:t>
      </w:r>
      <w:r w:rsidRPr="002B626B">
        <w:t>1.02</w:t>
      </w:r>
      <w:r w:rsidR="001F7C87">
        <w:t xml:space="preserve"> to</w:t>
      </w:r>
      <w:r w:rsidRPr="002B626B">
        <w:t xml:space="preserve"> 1.03)</w:t>
      </w:r>
      <w:r>
        <w:t>) vaccines (Table 2). These associations held in the sensitivity analysis for individual vaccines ZV</w:t>
      </w:r>
      <w:ins w:id="495" w:author="catherine.glover1" w:date="2019-05-28T17:04:00Z">
        <w:r w:rsidR="006C2ED3">
          <w:t>L</w:t>
        </w:r>
      </w:ins>
      <w:r>
        <w:t xml:space="preserve"> and 23vPPV, but there was no increased risk for clinical attendance following influenza vaccination given alone</w:t>
      </w:r>
      <w:r w:rsidR="003C639A">
        <w:t xml:space="preserve"> (Table 3).</w:t>
      </w:r>
    </w:p>
    <w:p w14:paraId="5E1CD3F6" w14:textId="29B8CA55" w:rsidR="007D187F" w:rsidRPr="00195A43" w:rsidDel="00AC5989" w:rsidRDefault="007D187F" w:rsidP="00EC2380">
      <w:pPr>
        <w:spacing w:after="120" w:line="480" w:lineRule="auto"/>
        <w:rPr>
          <w:del w:id="496" w:author="James Totterdell" w:date="2019-08-30T09:11:00Z"/>
          <w:b/>
        </w:rPr>
      </w:pPr>
      <w:del w:id="497" w:author="James Totterdell" w:date="2019-08-30T09:11:00Z">
        <w:r w:rsidDel="00AC5989">
          <w:rPr>
            <w:b/>
          </w:rPr>
          <w:delText>Injection site reactions</w:delText>
        </w:r>
      </w:del>
    </w:p>
    <w:p w14:paraId="52B458DD" w14:textId="16000BE1" w:rsidR="002D3907" w:rsidDel="00AC5989" w:rsidRDefault="007D187F" w:rsidP="00351BAF">
      <w:pPr>
        <w:spacing w:after="120" w:line="480" w:lineRule="auto"/>
        <w:rPr>
          <w:del w:id="498" w:author="James Totterdell" w:date="2019-08-30T09:11:00Z"/>
        </w:rPr>
      </w:pPr>
      <w:del w:id="499" w:author="James Totterdell" w:date="2019-08-30T09:11:00Z">
        <w:r w:rsidRPr="007D187F" w:rsidDel="00AC5989">
          <w:delText>An increase in the relative incidence of injection site reactions was observed in the 7-day risk window following all three vaccines</w:delText>
        </w:r>
        <w:r w:rsidR="004B4BEF" w:rsidDel="00AC5989">
          <w:delText xml:space="preserve"> in the main analysis</w:delText>
        </w:r>
        <w:r w:rsidRPr="007D187F" w:rsidDel="00AC5989">
          <w:delText xml:space="preserve"> </w:delText>
        </w:r>
        <w:r w:rsidR="00A60236" w:rsidDel="00AC5989">
          <w:delText>([</w:delText>
        </w:r>
        <w:r w:rsidRPr="007D187F" w:rsidDel="00AC5989">
          <w:delText>ZV</w:delText>
        </w:r>
        <w:r w:rsidR="00A60236" w:rsidDel="00AC5989">
          <w:delText>L</w:delText>
        </w:r>
        <w:r w:rsidRPr="007D187F" w:rsidDel="00AC5989">
          <w:delText xml:space="preserve"> RI=</w:delText>
        </w:r>
        <w:r w:rsidR="00351BAF" w:rsidRPr="00351BAF" w:rsidDel="00AC5989">
          <w:delText>77.39</w:delText>
        </w:r>
        <w:r w:rsidR="00A60236" w:rsidDel="00AC5989">
          <w:delText xml:space="preserve">, 95% CI </w:delText>
        </w:r>
        <w:r w:rsidR="00351BAF" w:rsidRPr="00351BAF" w:rsidDel="00AC5989">
          <w:delText>48.06</w:delText>
        </w:r>
        <w:r w:rsidR="00A60236" w:rsidDel="00AC5989">
          <w:delText xml:space="preserve"> to</w:delText>
        </w:r>
        <w:r w:rsidR="00351BAF" w:rsidRPr="00351BAF" w:rsidDel="00AC5989">
          <w:delText xml:space="preserve"> 124.62</w:delText>
        </w:r>
        <w:r w:rsidR="00A60236" w:rsidDel="00AC5989">
          <w:delText>], [</w:delText>
        </w:r>
        <w:r w:rsidRPr="007D187F" w:rsidDel="00AC5989">
          <w:delText>23vPPV RI=</w:delText>
        </w:r>
        <w:r w:rsidR="00351BAF" w:rsidRPr="00351BAF" w:rsidDel="00AC5989">
          <w:delText>65.02</w:delText>
        </w:r>
        <w:r w:rsidR="00A60236" w:rsidDel="00AC5989">
          <w:delText xml:space="preserve">, 95% CI </w:delText>
        </w:r>
        <w:r w:rsidR="00351BAF" w:rsidRPr="00351BAF" w:rsidDel="00AC5989">
          <w:delText>31.65</w:delText>
        </w:r>
        <w:r w:rsidR="00A60236" w:rsidDel="00AC5989">
          <w:delText xml:space="preserve"> to</w:delText>
        </w:r>
        <w:r w:rsidR="00351BAF" w:rsidRPr="00351BAF" w:rsidDel="00AC5989">
          <w:delText xml:space="preserve"> 133.58</w:delText>
        </w:r>
        <w:r w:rsidR="00A60236" w:rsidDel="00AC5989">
          <w:delText>],</w:delText>
        </w:r>
        <w:r w:rsidRPr="007D187F" w:rsidDel="00AC5989">
          <w:delText xml:space="preserve"> </w:delText>
        </w:r>
        <w:r w:rsidR="00A60236" w:rsidDel="00AC5989">
          <w:delText>[</w:delText>
        </w:r>
        <w:r w:rsidRPr="007D187F" w:rsidDel="00AC5989">
          <w:delText>influenza RI=</w:delText>
        </w:r>
        <w:r w:rsidR="00351BAF" w:rsidRPr="00351BAF" w:rsidDel="00AC5989">
          <w:delText>6.62</w:delText>
        </w:r>
        <w:r w:rsidR="00A60236" w:rsidDel="00AC5989">
          <w:delText xml:space="preserve">, 95% CI </w:delText>
        </w:r>
        <w:r w:rsidR="00351BAF" w:rsidRPr="00351BAF" w:rsidDel="00AC5989">
          <w:delText>3.42</w:delText>
        </w:r>
        <w:r w:rsidR="00A60236" w:rsidDel="00AC5989">
          <w:delText xml:space="preserve"> to</w:delText>
        </w:r>
        <w:r w:rsidR="00351BAF" w:rsidRPr="00351BAF" w:rsidDel="00AC5989">
          <w:delText xml:space="preserve"> 12.80</w:delText>
        </w:r>
        <w:r w:rsidR="00A60236" w:rsidDel="00AC5989">
          <w:delText>]</w:delText>
        </w:r>
        <w:r w:rsidR="00351BAF" w:rsidDel="00AC5989">
          <w:delText>.</w:delText>
        </w:r>
        <w:r w:rsidR="00351BAF" w:rsidRPr="00351BAF" w:rsidDel="00AC5989">
          <w:delText xml:space="preserve"> </w:delText>
        </w:r>
        <w:r w:rsidDel="00AC5989">
          <w:delText>(Table 2)</w:delText>
        </w:r>
        <w:r w:rsidRPr="007D187F" w:rsidDel="00AC5989">
          <w:delText xml:space="preserve">. </w:delText>
        </w:r>
        <w:r w:rsidR="002D3907" w:rsidDel="00AC5989">
          <w:delText xml:space="preserve">This was consistent in sensitivity analyses excluding co-administered vaccines </w:delText>
        </w:r>
        <w:r w:rsidR="00144319" w:rsidDel="00AC5989">
          <w:delText>([</w:delText>
        </w:r>
        <w:r w:rsidR="002D3907" w:rsidDel="00AC5989">
          <w:delText>ZV RI=</w:delText>
        </w:r>
        <w:r w:rsidR="002D3907" w:rsidRPr="002D3907" w:rsidDel="00AC5989">
          <w:delText>60.54</w:delText>
        </w:r>
        <w:r w:rsidR="00144319" w:rsidDel="00AC5989">
          <w:delText xml:space="preserve">, 95% CI </w:delText>
        </w:r>
        <w:r w:rsidR="002D3907" w:rsidRPr="002D3907" w:rsidDel="00AC5989">
          <w:delText>37.43</w:delText>
        </w:r>
        <w:r w:rsidR="00144319" w:rsidDel="00AC5989">
          <w:delText xml:space="preserve"> to </w:delText>
        </w:r>
        <w:r w:rsidR="002D3907" w:rsidRPr="002D3907" w:rsidDel="00AC5989">
          <w:delText xml:space="preserve"> 97.91</w:delText>
        </w:r>
        <w:r w:rsidR="00144319" w:rsidDel="00AC5989">
          <w:delText>],</w:delText>
        </w:r>
        <w:r w:rsidR="002D3907" w:rsidDel="00AC5989">
          <w:delText xml:space="preserve"> </w:delText>
        </w:r>
        <w:r w:rsidR="00144319" w:rsidDel="00AC5989">
          <w:delText>[</w:delText>
        </w:r>
        <w:r w:rsidR="002D3907" w:rsidDel="00AC5989">
          <w:delText xml:space="preserve">23vPPV RI = </w:delText>
        </w:r>
        <w:r w:rsidR="002D3907" w:rsidRPr="002D3907" w:rsidDel="00AC5989">
          <w:delText>125.61</w:delText>
        </w:r>
        <w:r w:rsidR="00144319" w:rsidDel="00AC5989">
          <w:delText xml:space="preserve">, 95% CI </w:delText>
        </w:r>
        <w:r w:rsidR="002D3907" w:rsidRPr="002D3907" w:rsidDel="00AC5989">
          <w:delText>46.09</w:delText>
        </w:r>
        <w:r w:rsidR="00144319" w:rsidDel="00AC5989">
          <w:delText xml:space="preserve"> to </w:delText>
        </w:r>
        <w:r w:rsidR="002D3907" w:rsidRPr="002D3907" w:rsidDel="00AC5989">
          <w:delText>342.34</w:delText>
        </w:r>
        <w:r w:rsidR="00144319" w:rsidDel="00AC5989">
          <w:delText>], [</w:delText>
        </w:r>
        <w:r w:rsidR="002D3907" w:rsidDel="00AC5989">
          <w:delText xml:space="preserve">Influenza RI = </w:delText>
        </w:r>
        <w:r w:rsidR="002D3907" w:rsidRPr="002D3907" w:rsidDel="00AC5989">
          <w:delText>4.76</w:delText>
        </w:r>
        <w:r w:rsidR="00144319" w:rsidDel="00AC5989">
          <w:delText xml:space="preserve">, 95% CI </w:delText>
        </w:r>
        <w:r w:rsidR="002D3907" w:rsidRPr="002D3907" w:rsidDel="00AC5989">
          <w:delText>2.37</w:delText>
        </w:r>
        <w:r w:rsidR="00144319" w:rsidDel="00AC5989">
          <w:delText xml:space="preserve"> to </w:delText>
        </w:r>
        <w:r w:rsidR="002D3907" w:rsidRPr="002D3907" w:rsidDel="00AC5989">
          <w:delText>9.56</w:delText>
        </w:r>
        <w:r w:rsidR="00144319" w:rsidDel="00AC5989">
          <w:delText>])</w:delText>
        </w:r>
        <w:r w:rsidR="003C639A" w:rsidDel="00AC5989">
          <w:delText xml:space="preserve"> (Table 3)</w:delText>
        </w:r>
        <w:r w:rsidR="002D3907" w:rsidDel="00AC5989">
          <w:delText>.</w:delText>
        </w:r>
      </w:del>
    </w:p>
    <w:p w14:paraId="332543AC" w14:textId="6EAE792D" w:rsidR="00351BAF" w:rsidDel="00AC5989" w:rsidRDefault="002D3907" w:rsidP="00351BAF">
      <w:pPr>
        <w:spacing w:after="120" w:line="480" w:lineRule="auto"/>
        <w:rPr>
          <w:del w:id="500" w:author="James Totterdell" w:date="2019-08-30T09:11:00Z"/>
        </w:rPr>
      </w:pPr>
      <w:del w:id="501" w:author="James Totterdell" w:date="2019-08-30T09:11:00Z">
        <w:r w:rsidDel="00AC5989">
          <w:delText>In both the main analysis and when excluding co-administered vaccines, the i</w:delText>
        </w:r>
        <w:r w:rsidR="007D187F" w:rsidRPr="007D187F" w:rsidDel="00AC5989">
          <w:delText xml:space="preserve">ncidence of injection site reactions </w:delText>
        </w:r>
      </w:del>
      <w:ins w:id="502" w:author="catherine.glover1" w:date="2019-05-28T17:06:00Z">
        <w:del w:id="503" w:author="James Totterdell" w:date="2019-08-30T09:11:00Z">
          <w:r w:rsidR="006C2ED3" w:rsidDel="00AC5989">
            <w:delText xml:space="preserve">ISR </w:delText>
          </w:r>
        </w:del>
      </w:ins>
      <w:del w:id="504" w:author="James Totterdell" w:date="2019-08-30T09:11:00Z">
        <w:r w:rsidR="007D187F" w:rsidRPr="007D187F" w:rsidDel="00AC5989">
          <w:delText xml:space="preserve">was also increased in the 42-day post-risk </w:delText>
        </w:r>
        <w:r w:rsidR="004B4BEF" w:rsidDel="00AC5989">
          <w:delText xml:space="preserve">washout </w:delText>
        </w:r>
        <w:r w:rsidR="007D187F" w:rsidRPr="007D187F" w:rsidDel="00AC5989">
          <w:delText>period following ZV</w:delText>
        </w:r>
        <w:r w:rsidR="00544A78" w:rsidDel="00AC5989">
          <w:delText xml:space="preserve">L </w:delText>
        </w:r>
        <w:r w:rsidR="007D187F" w:rsidRPr="007D187F" w:rsidDel="00AC5989">
          <w:delText>(RI=3.4, 95% CI 1.8</w:delText>
        </w:r>
        <w:r w:rsidR="00544A78" w:rsidDel="00AC5989">
          <w:delText xml:space="preserve"> to</w:delText>
        </w:r>
        <w:r w:rsidR="007D187F" w:rsidRPr="007D187F" w:rsidDel="00AC5989">
          <w:delText xml:space="preserve"> 6.5</w:delText>
        </w:r>
        <w:r w:rsidDel="00AC5989">
          <w:delText xml:space="preserve"> in the main analysis)</w:delText>
        </w:r>
        <w:r w:rsidR="007D187F" w:rsidRPr="007D187F" w:rsidDel="00AC5989">
          <w:delText xml:space="preserve">. </w:delText>
        </w:r>
      </w:del>
      <w:ins w:id="505" w:author="catherine.glover1" w:date="2019-05-28T17:05:00Z">
        <w:del w:id="506" w:author="James Totterdell" w:date="2019-08-30T09:11:00Z">
          <w:r w:rsidR="006C2ED3" w:rsidDel="00AC5989">
            <w:delText xml:space="preserve">A 7-day partition of this washout period </w:delText>
          </w:r>
        </w:del>
      </w:ins>
      <w:del w:id="507" w:author="James Totterdell" w:date="2019-08-30T09:11:00Z">
        <w:r w:rsidR="004B4BEF" w:rsidDel="00AC5989">
          <w:delText>This was attributed to an</w:delText>
        </w:r>
        <w:r w:rsidR="007D187F" w:rsidRPr="007D187F" w:rsidDel="00AC5989">
          <w:delText xml:space="preserve"> </w:delText>
        </w:r>
      </w:del>
      <w:ins w:id="508" w:author="catherine.glover1" w:date="2019-05-28T17:05:00Z">
        <w:del w:id="509" w:author="James Totterdell" w:date="2019-08-30T09:11:00Z">
          <w:r w:rsidR="006C2ED3" w:rsidDel="00AC5989">
            <w:delText>the</w:delText>
          </w:r>
        </w:del>
      </w:ins>
      <w:ins w:id="510" w:author="catherine.glover1" w:date="2019-05-28T17:06:00Z">
        <w:del w:id="511" w:author="James Totterdell" w:date="2019-08-30T09:11:00Z">
          <w:r w:rsidR="006C2ED3" w:rsidDel="00AC5989">
            <w:delText xml:space="preserve"> </w:delText>
          </w:r>
        </w:del>
      </w:ins>
      <w:del w:id="512" w:author="James Totterdell" w:date="2019-08-30T09:11:00Z">
        <w:r w:rsidR="007D187F" w:rsidRPr="007D187F" w:rsidDel="00AC5989">
          <w:delText>increased relative incidence of injection site reactions</w:delText>
        </w:r>
      </w:del>
      <w:ins w:id="513" w:author="catherine.glover1" w:date="2019-05-28T17:06:00Z">
        <w:del w:id="514" w:author="James Totterdell" w:date="2019-08-30T09:11:00Z">
          <w:r w:rsidR="006C2ED3" w:rsidDel="00AC5989">
            <w:delText>ISR</w:delText>
          </w:r>
        </w:del>
      </w:ins>
      <w:del w:id="515" w:author="James Totterdell" w:date="2019-08-30T09:11:00Z">
        <w:r w:rsidR="007D187F" w:rsidRPr="007D187F" w:rsidDel="00AC5989">
          <w:delText xml:space="preserve"> in </w:delText>
        </w:r>
      </w:del>
      <w:ins w:id="516" w:author="catherine.glover1" w:date="2019-05-28T17:06:00Z">
        <w:del w:id="517" w:author="James Totterdell" w:date="2019-08-30T09:11:00Z">
          <w:r w:rsidR="00170F2C" w:rsidDel="00AC5989">
            <w:delText>to</w:delText>
          </w:r>
          <w:r w:rsidR="00170F2C" w:rsidRPr="007D187F" w:rsidDel="00AC5989">
            <w:delText xml:space="preserve"> </w:delText>
          </w:r>
        </w:del>
      </w:ins>
      <w:del w:id="518" w:author="James Totterdell" w:date="2019-08-30T09:11:00Z">
        <w:r w:rsidR="007D187F" w:rsidRPr="007D187F" w:rsidDel="00AC5989">
          <w:delText xml:space="preserve">the 8 to 14 days post vaccination </w:delText>
        </w:r>
        <w:r w:rsidR="004B4BEF" w:rsidDel="00AC5989">
          <w:delText>(</w:delText>
        </w:r>
        <w:r w:rsidR="007D187F" w:rsidRPr="007D187F" w:rsidDel="00AC5989">
          <w:delText>RI=16.20</w:delText>
        </w:r>
        <w:r w:rsidR="00544A78" w:rsidDel="00AC5989">
          <w:delText xml:space="preserve">, 95% CI </w:delText>
        </w:r>
        <w:r w:rsidR="007D187F" w:rsidRPr="007D187F" w:rsidDel="00AC5989">
          <w:delText>6.77</w:delText>
        </w:r>
        <w:r w:rsidR="00544A78" w:rsidDel="00AC5989">
          <w:delText xml:space="preserve"> to </w:delText>
        </w:r>
        <w:r w:rsidR="007D187F" w:rsidRPr="007D187F" w:rsidDel="00AC5989">
          <w:delText>38.73</w:delText>
        </w:r>
        <w:r w:rsidR="00544A78" w:rsidDel="00AC5989">
          <w:delText>)</w:delText>
        </w:r>
        <w:r w:rsidR="007D187F" w:rsidRPr="007D187F" w:rsidDel="00AC5989">
          <w:delText xml:space="preserve">; </w:delText>
        </w:r>
        <w:r w:rsidR="004B4BEF" w:rsidDel="00AC5989">
          <w:delText>the</w:delText>
        </w:r>
        <w:r w:rsidR="007D187F" w:rsidRPr="007D187F" w:rsidDel="00AC5989">
          <w:delText xml:space="preserve"> incidence returned to baseline levels after 15 days post vaccination.</w:delText>
        </w:r>
      </w:del>
    </w:p>
    <w:p w14:paraId="6030CF17" w14:textId="701F3BB6" w:rsidR="00F52415" w:rsidDel="00A97C57" w:rsidRDefault="00F52415" w:rsidP="00EC2380">
      <w:pPr>
        <w:spacing w:after="120" w:line="480" w:lineRule="auto"/>
        <w:rPr>
          <w:moveFrom w:id="519" w:author="James Totterdell" w:date="2019-08-30T09:15:00Z"/>
          <w:b/>
        </w:rPr>
      </w:pPr>
      <w:moveFromRangeStart w:id="520" w:author="James Totterdell" w:date="2019-08-30T09:15:00Z" w:name="move18048940"/>
      <w:moveFrom w:id="521" w:author="James Totterdell" w:date="2019-08-30T09:15:00Z">
        <w:r w:rsidDel="00A97C57">
          <w:rPr>
            <w:b/>
          </w:rPr>
          <w:t>Myocardial infarction</w:t>
        </w:r>
      </w:moveFrom>
    </w:p>
    <w:p w14:paraId="32BF3BB7" w14:textId="4B698C05" w:rsidR="00F52415" w:rsidDel="00A97C57" w:rsidRDefault="00AE264F" w:rsidP="00F52415">
      <w:pPr>
        <w:spacing w:after="120" w:line="480" w:lineRule="auto"/>
        <w:rPr>
          <w:moveFrom w:id="522" w:author="James Totterdell" w:date="2019-08-30T09:15:00Z"/>
        </w:rPr>
      </w:pPr>
      <w:moveFrom w:id="523" w:author="James Totterdell" w:date="2019-08-30T09:15:00Z">
        <w:r w:rsidDel="00A97C57">
          <w:t>There was no increased risk of</w:t>
        </w:r>
        <w:r w:rsidR="00F52415" w:rsidDel="00A97C57">
          <w:t xml:space="preserve"> myocardial infarction </w:t>
        </w:r>
        <w:r w:rsidDel="00A97C57">
          <w:t>following</w:t>
        </w:r>
        <w:r w:rsidR="00443E79" w:rsidDel="00A97C57">
          <w:t xml:space="preserve"> any vaccine</w:t>
        </w:r>
        <w:r w:rsidR="00F52415" w:rsidDel="00A97C57">
          <w:t xml:space="preserve"> </w:t>
        </w:r>
        <w:r w:rsidR="00843FFB" w:rsidDel="00A97C57">
          <w:t xml:space="preserve">in the main analysis </w:t>
        </w:r>
        <w:r w:rsidR="00D91528" w:rsidDel="00A97C57">
          <w:t xml:space="preserve">(ZVL RI = </w:t>
        </w:r>
        <w:r w:rsidR="00D91528" w:rsidRPr="00D91528" w:rsidDel="00A97C57">
          <w:t>0.74</w:t>
        </w:r>
        <w:r w:rsidR="00D91528" w:rsidDel="00A97C57">
          <w:t xml:space="preserve">, 95% CI </w:t>
        </w:r>
        <w:r w:rsidR="00D91528" w:rsidRPr="00D91528" w:rsidDel="00A97C57">
          <w:t>0.41</w:t>
        </w:r>
        <w:r w:rsidR="00D91528" w:rsidDel="00A97C57">
          <w:t xml:space="preserve"> to </w:t>
        </w:r>
        <w:r w:rsidR="00D91528" w:rsidRPr="00D91528" w:rsidDel="00A97C57">
          <w:t>1.33)</w:t>
        </w:r>
        <w:r w:rsidR="00D91528" w:rsidDel="00A97C57">
          <w:t xml:space="preserve"> </w:t>
        </w:r>
        <w:r w:rsidR="00F52415" w:rsidDel="00A97C57">
          <w:t>(Table 2</w:t>
        </w:r>
        <w:r w:rsidR="00D875E3" w:rsidDel="00A97C57">
          <w:t>)</w:t>
        </w:r>
        <w:r w:rsidR="00843FFB" w:rsidDel="00A97C57">
          <w:t xml:space="preserve"> or when including first events only as part of a sensitivity analysis</w:t>
        </w:r>
        <w:r w:rsidR="00BE72B8" w:rsidDel="00A97C57">
          <w:t xml:space="preserve"> (Table 3)</w:t>
        </w:r>
        <w:r w:rsidR="00843FFB" w:rsidDel="00A97C57">
          <w:t>. A</w:t>
        </w:r>
        <w:r w:rsidR="00F52415" w:rsidDel="00A97C57">
          <w:t>n increased relative incidence was observed during the post-risk</w:t>
        </w:r>
        <w:r w:rsidDel="00A97C57">
          <w:t xml:space="preserve"> washout</w:t>
        </w:r>
        <w:r w:rsidR="00F52415" w:rsidDel="00A97C57">
          <w:t xml:space="preserve"> period (days 43–84) </w:t>
        </w:r>
        <w:r w:rsidR="00D875E3" w:rsidDel="00A97C57">
          <w:t>for ZV</w:t>
        </w:r>
        <w:r w:rsidR="00BE72B8" w:rsidDel="00A97C57">
          <w:t>L</w:t>
        </w:r>
        <w:r w:rsidR="00D875E3" w:rsidDel="00A97C57">
          <w:t xml:space="preserve"> </w:t>
        </w:r>
        <w:r w:rsidR="00060E00" w:rsidDel="00A97C57">
          <w:t xml:space="preserve">in the main analysis </w:t>
        </w:r>
        <w:r w:rsidR="00F52415" w:rsidDel="00A97C57">
          <w:t>(RI=1.7, 95% CI 1.1</w:t>
        </w:r>
        <w:r w:rsidR="00BE72B8" w:rsidDel="00A97C57">
          <w:t xml:space="preserve"> to</w:t>
        </w:r>
        <w:r w:rsidR="00F52415" w:rsidDel="00A97C57">
          <w:t xml:space="preserve"> 2.5)</w:t>
        </w:r>
        <w:r w:rsidR="00140A78" w:rsidDel="00A97C57">
          <w:t>.</w:t>
        </w:r>
        <w:r w:rsidR="00060E00" w:rsidDel="00A97C57">
          <w:t xml:space="preserve"> </w:t>
        </w:r>
        <w:r w:rsidR="00022A9A" w:rsidDel="00A97C57">
          <w:t>The increased relative incidence of MI in the post-risk washout period following ZV</w:t>
        </w:r>
        <w:r w:rsidR="00BE72B8" w:rsidDel="00A97C57">
          <w:t>L</w:t>
        </w:r>
        <w:r w:rsidR="00022A9A" w:rsidDel="00A97C57">
          <w:t xml:space="preserve"> was also observed in sensitivity analyses (first events only (RI = </w:t>
        </w:r>
        <w:r w:rsidR="00022A9A" w:rsidRPr="00060E00" w:rsidDel="00A97C57">
          <w:t>1.80</w:t>
        </w:r>
        <w:r w:rsidR="00BE72B8" w:rsidDel="00A97C57">
          <w:t xml:space="preserve">, 95% CI </w:t>
        </w:r>
        <w:r w:rsidR="00022A9A" w:rsidRPr="00060E00" w:rsidDel="00A97C57">
          <w:t>1.15</w:t>
        </w:r>
        <w:r w:rsidR="00BE72B8" w:rsidDel="00A97C57">
          <w:t xml:space="preserve"> to</w:t>
        </w:r>
        <w:r w:rsidR="00022A9A" w:rsidRPr="00060E00" w:rsidDel="00A97C57">
          <w:t xml:space="preserve"> 2.83</w:t>
        </w:r>
        <w:r w:rsidR="00022A9A" w:rsidDel="00A97C57">
          <w:t xml:space="preserve">) and first events excluding co-administered vaccines (RI = </w:t>
        </w:r>
        <w:r w:rsidR="00022A9A" w:rsidRPr="00316DCE" w:rsidDel="00A97C57">
          <w:lastRenderedPageBreak/>
          <w:t>2.08</w:t>
        </w:r>
        <w:r w:rsidR="00BE72B8" w:rsidDel="00A97C57">
          <w:t xml:space="preserve">, 95% CI </w:t>
        </w:r>
        <w:r w:rsidR="00022A9A" w:rsidRPr="00316DCE" w:rsidDel="00A97C57">
          <w:t>1.29</w:t>
        </w:r>
        <w:r w:rsidR="00BE72B8" w:rsidDel="00A97C57">
          <w:t xml:space="preserve"> to </w:t>
        </w:r>
        <w:r w:rsidR="00022A9A" w:rsidRPr="00316DCE" w:rsidDel="00A97C57">
          <w:t>3.36</w:t>
        </w:r>
        <w:r w:rsidR="00022A9A" w:rsidDel="00A97C57">
          <w:t>)</w:t>
        </w:r>
        <w:r w:rsidR="003C639A" w:rsidDel="00A97C57">
          <w:t xml:space="preserve"> (Table 3)</w:t>
        </w:r>
        <w:r w:rsidR="00022A9A" w:rsidDel="00A97C57">
          <w:t>.</w:t>
        </w:r>
        <w:r w:rsidR="00D608BE" w:rsidRPr="00D608BE" w:rsidDel="00A97C57">
          <w:t xml:space="preserve"> </w:t>
        </w:r>
        <w:r w:rsidR="00D608BE" w:rsidDel="00A97C57">
          <w:t xml:space="preserve">A 7-day partition of the </w:t>
        </w:r>
        <w:commentRangeStart w:id="524"/>
        <w:commentRangeStart w:id="525"/>
        <w:commentRangeStart w:id="526"/>
        <w:r w:rsidR="00D608BE" w:rsidDel="00A97C57">
          <w:t>post</w:t>
        </w:r>
        <w:commentRangeEnd w:id="524"/>
        <w:r w:rsidR="00D608BE" w:rsidDel="00A97C57">
          <w:rPr>
            <w:rStyle w:val="CommentReference"/>
          </w:rPr>
          <w:commentReference w:id="524"/>
        </w:r>
      </w:moveFrom>
      <w:commentRangeEnd w:id="525"/>
      <w:commentRangeEnd w:id="526"/>
      <w:r w:rsidR="00F3639A">
        <w:rPr>
          <w:rStyle w:val="CommentReference"/>
        </w:rPr>
        <w:commentReference w:id="526"/>
      </w:r>
      <w:moveFrom w:id="527" w:author="James Totterdell" w:date="2019-08-30T09:15:00Z">
        <w:r w:rsidR="00170F2C" w:rsidDel="00A97C57">
          <w:rPr>
            <w:rStyle w:val="CommentReference"/>
          </w:rPr>
          <w:commentReference w:id="525"/>
        </w:r>
        <w:r w:rsidR="00D608BE" w:rsidDel="00A97C57">
          <w:t>-risk washout period for the main ZVL analysis identified increased relative incidence from days 57–63 post vaccination (RI=3.2, 95% CI 1.5 to 6.5) and from days 71–77 post vaccination (</w:t>
        </w:r>
        <w:commentRangeStart w:id="528"/>
        <w:r w:rsidR="00D608BE" w:rsidDel="00A97C57">
          <w:t>RI=3.0, 95% CI 1.4 to 6.4</w:t>
        </w:r>
        <w:commentRangeEnd w:id="528"/>
        <w:r w:rsidR="00170F2C" w:rsidDel="00A97C57">
          <w:rPr>
            <w:rStyle w:val="CommentReference"/>
          </w:rPr>
          <w:commentReference w:id="528"/>
        </w:r>
        <w:r w:rsidR="00D608BE" w:rsidDel="00A97C57">
          <w:t>) only (Table 4).</w:t>
        </w:r>
      </w:moveFrom>
    </w:p>
    <w:p w14:paraId="65F7CBE1" w14:textId="4395B750" w:rsidR="00F52415" w:rsidRPr="009D0E7B" w:rsidDel="00F3639A" w:rsidRDefault="003B1C79" w:rsidP="00F52415">
      <w:pPr>
        <w:spacing w:after="120" w:line="480" w:lineRule="auto"/>
        <w:rPr>
          <w:moveFrom w:id="529" w:author="James Totterdell" w:date="2019-08-30T09:24:00Z"/>
          <w:b/>
        </w:rPr>
      </w:pPr>
      <w:moveFromRangeStart w:id="530" w:author="James Totterdell" w:date="2019-08-30T09:24:00Z" w:name="move18049506"/>
      <w:moveFromRangeEnd w:id="520"/>
      <w:moveFrom w:id="531" w:author="James Totterdell" w:date="2019-08-30T09:24:00Z">
        <w:r w:rsidRPr="009D0E7B" w:rsidDel="00F3639A">
          <w:rPr>
            <w:b/>
          </w:rPr>
          <w:t>Stroke</w:t>
        </w:r>
      </w:moveFrom>
    </w:p>
    <w:p w14:paraId="143830CD" w14:textId="69C73745" w:rsidR="003B1C79" w:rsidDel="00F3639A" w:rsidRDefault="003962B9" w:rsidP="003B1C79">
      <w:pPr>
        <w:spacing w:after="120" w:line="480" w:lineRule="auto"/>
        <w:rPr>
          <w:moveFrom w:id="532" w:author="James Totterdell" w:date="2019-08-30T09:24:00Z"/>
        </w:rPr>
      </w:pPr>
      <w:moveFrom w:id="533" w:author="James Totterdell" w:date="2019-08-30T09:24:00Z">
        <w:r w:rsidRPr="009D0E7B" w:rsidDel="00F3639A">
          <w:t>In the main analysis, a</w:t>
        </w:r>
        <w:r w:rsidR="003B1C79" w:rsidRPr="009D0E7B" w:rsidDel="00F3639A">
          <w:t xml:space="preserve"> reduced relative incidence of stroke was observed </w:t>
        </w:r>
        <w:r w:rsidRPr="009D0E7B" w:rsidDel="00F3639A">
          <w:t>(RI=0.6, 95% CI 0.4</w:t>
        </w:r>
        <w:r w:rsidR="00CB0F2D" w:rsidDel="00F3639A">
          <w:t xml:space="preserve"> to</w:t>
        </w:r>
        <w:r w:rsidRPr="009D0E7B" w:rsidDel="00F3639A">
          <w:t xml:space="preserve"> 0.8) following ZV</w:t>
        </w:r>
        <w:r w:rsidR="00CB0F2D" w:rsidDel="00F3639A">
          <w:t>L</w:t>
        </w:r>
        <w:r w:rsidRPr="009D0E7B" w:rsidDel="00F3639A">
          <w:t>. This effect continued into the post-risk washout window (</w:t>
        </w:r>
        <w:r w:rsidR="003B1C79" w:rsidRPr="009D0E7B" w:rsidDel="00F3639A">
          <w:t>RI=0.7, 95% CI 0.5</w:t>
        </w:r>
        <w:r w:rsidR="00CB0F2D" w:rsidDel="00F3639A">
          <w:t xml:space="preserve"> to</w:t>
        </w:r>
        <w:r w:rsidR="003B1C79" w:rsidRPr="009D0E7B" w:rsidDel="00F3639A">
          <w:t xml:space="preserve"> 0.9). </w:t>
        </w:r>
        <w:r w:rsidR="009D0E7B" w:rsidRPr="009D0E7B" w:rsidDel="00F3639A">
          <w:t>In a sensitivity analysis considering</w:t>
        </w:r>
        <w:r w:rsidR="00684725" w:rsidRPr="009D0E7B" w:rsidDel="00F3639A">
          <w:t xml:space="preserve"> </w:t>
        </w:r>
        <w:r w:rsidR="0076476B" w:rsidRPr="009D0E7B" w:rsidDel="00F3639A">
          <w:t xml:space="preserve">only first </w:t>
        </w:r>
        <w:r w:rsidR="009D0E7B" w:rsidRPr="009D0E7B" w:rsidDel="00F3639A">
          <w:t xml:space="preserve">stroke </w:t>
        </w:r>
        <w:r w:rsidR="0076476B" w:rsidRPr="009D0E7B" w:rsidDel="00F3639A">
          <w:t>events, the</w:t>
        </w:r>
        <w:r w:rsidR="003B1C79" w:rsidRPr="009D0E7B" w:rsidDel="00F3639A">
          <w:t xml:space="preserve"> incidence </w:t>
        </w:r>
        <w:r w:rsidR="0076476B" w:rsidRPr="009D0E7B" w:rsidDel="00F3639A">
          <w:t xml:space="preserve">was reduced only </w:t>
        </w:r>
        <w:r w:rsidR="003B1C79" w:rsidRPr="009D0E7B" w:rsidDel="00F3639A">
          <w:t>during the at-risk period</w:t>
        </w:r>
        <w:r w:rsidR="009D0E7B" w:rsidRPr="009D0E7B" w:rsidDel="00F3639A">
          <w:t xml:space="preserve"> (</w:t>
        </w:r>
        <w:r w:rsidR="001557BD" w:rsidDel="00F3639A">
          <w:t xml:space="preserve">RI = </w:t>
        </w:r>
        <w:r w:rsidR="009D0E7B" w:rsidRPr="009D0E7B" w:rsidDel="00F3639A">
          <w:t>0.54</w:t>
        </w:r>
        <w:r w:rsidR="00CB0F2D" w:rsidDel="00F3639A">
          <w:t xml:space="preserve">, 95% CI </w:t>
        </w:r>
        <w:r w:rsidR="009D0E7B" w:rsidRPr="009D0E7B" w:rsidDel="00F3639A">
          <w:t>0.37</w:t>
        </w:r>
        <w:r w:rsidR="00CB0F2D" w:rsidDel="00F3639A">
          <w:t xml:space="preserve"> to</w:t>
        </w:r>
        <w:r w:rsidR="009D0E7B" w:rsidRPr="009D0E7B" w:rsidDel="00F3639A">
          <w:t xml:space="preserve"> 0.77)</w:t>
        </w:r>
        <w:r w:rsidR="003C639A" w:rsidDel="00F3639A">
          <w:t xml:space="preserve"> (Table 3)</w:t>
        </w:r>
        <w:r w:rsidR="009D0E7B" w:rsidRPr="009D0E7B" w:rsidDel="00F3639A">
          <w:t>.</w:t>
        </w:r>
      </w:moveFrom>
    </w:p>
    <w:p w14:paraId="17F9645B" w14:textId="0D82B6D8" w:rsidR="003B1C79" w:rsidDel="00F3639A" w:rsidRDefault="0076476B" w:rsidP="003B1C79">
      <w:pPr>
        <w:spacing w:after="120" w:line="480" w:lineRule="auto"/>
        <w:rPr>
          <w:moveFrom w:id="534" w:author="James Totterdell" w:date="2019-08-30T09:25:00Z"/>
        </w:rPr>
      </w:pPr>
      <w:moveFromRangeStart w:id="535" w:author="James Totterdell" w:date="2019-08-30T09:25:00Z" w:name="move18049557"/>
      <w:moveFromRangeEnd w:id="530"/>
      <w:moveFrom w:id="536" w:author="James Totterdell" w:date="2019-08-30T09:25:00Z">
        <w:r w:rsidDel="00F3639A">
          <w:rPr>
            <w:b/>
          </w:rPr>
          <w:t>Rash</w:t>
        </w:r>
      </w:moveFrom>
    </w:p>
    <w:p w14:paraId="74658CE7" w14:textId="6E4CA533" w:rsidR="003B1C79" w:rsidDel="00F3639A" w:rsidRDefault="00524A2A" w:rsidP="003B1C79">
      <w:pPr>
        <w:spacing w:after="120" w:line="480" w:lineRule="auto"/>
        <w:rPr>
          <w:moveFrom w:id="537" w:author="James Totterdell" w:date="2019-08-30T09:25:00Z"/>
        </w:rPr>
      </w:pPr>
      <w:moveFrom w:id="538" w:author="James Totterdell" w:date="2019-08-30T09:25:00Z">
        <w:r w:rsidDel="00F3639A">
          <w:t>There was no change in the risk of ra</w:t>
        </w:r>
        <w:r w:rsidR="00171E6C" w:rsidDel="00F3639A">
          <w:t>sh</w:t>
        </w:r>
        <w:r w:rsidR="00AD7C2E" w:rsidDel="00F3639A">
          <w:t xml:space="preserve"> (RI = </w:t>
        </w:r>
        <w:r w:rsidR="00AD7C2E" w:rsidRPr="00AD7C2E" w:rsidDel="00F3639A">
          <w:t>0.97</w:t>
        </w:r>
        <w:r w:rsidR="00AD7C2E" w:rsidDel="00F3639A">
          <w:t xml:space="preserve">, 95% CI </w:t>
        </w:r>
        <w:r w:rsidR="00AD7C2E" w:rsidRPr="00AD7C2E" w:rsidDel="00F3639A">
          <w:t>0.8</w:t>
        </w:r>
        <w:r w:rsidR="00AD7C2E" w:rsidDel="00F3639A">
          <w:t xml:space="preserve"> to</w:t>
        </w:r>
        <w:r w:rsidR="00AD7C2E" w:rsidRPr="00AD7C2E" w:rsidDel="00F3639A">
          <w:t xml:space="preserve"> 1.08)</w:t>
        </w:r>
        <w:r w:rsidR="00AD7C2E" w:rsidDel="00F3639A">
          <w:t xml:space="preserve"> or rash with antiviral (RI = </w:t>
        </w:r>
        <w:r w:rsidR="00AD7C2E" w:rsidRPr="00AD7C2E" w:rsidDel="00F3639A">
          <w:t>0. 83</w:t>
        </w:r>
        <w:r w:rsidR="00AD7C2E" w:rsidDel="00F3639A">
          <w:t xml:space="preserve">, 95% CI </w:t>
        </w:r>
        <w:r w:rsidR="00AD7C2E" w:rsidRPr="00AD7C2E" w:rsidDel="00F3639A">
          <w:t>0.62</w:t>
        </w:r>
        <w:r w:rsidR="00AD7C2E" w:rsidDel="00F3639A">
          <w:t xml:space="preserve"> to </w:t>
        </w:r>
        <w:r w:rsidR="00AD7C2E" w:rsidRPr="00AD7C2E" w:rsidDel="00F3639A">
          <w:t>1.10)</w:t>
        </w:r>
        <w:r w:rsidR="00AD7C2E" w:rsidDel="00F3639A">
          <w:t xml:space="preserve"> </w:t>
        </w:r>
        <w:r w:rsidDel="00F3639A">
          <w:t>following ZV</w:t>
        </w:r>
        <w:r w:rsidR="00CB0F2D" w:rsidDel="00F3639A">
          <w:t>L</w:t>
        </w:r>
        <w:r w:rsidDel="00F3639A">
          <w:t xml:space="preserve"> compared to the control period in the main analysis</w:t>
        </w:r>
        <w:r w:rsidR="002A072B" w:rsidDel="00F3639A">
          <w:t xml:space="preserve"> (Table 2)</w:t>
        </w:r>
        <w:r w:rsidDel="00F3639A">
          <w:t xml:space="preserve">, although a reduced risk was noted in the post-risk washout period </w:t>
        </w:r>
        <w:r w:rsidR="001557BD" w:rsidDel="00F3639A">
          <w:t xml:space="preserve">(RI = </w:t>
        </w:r>
        <w:r w:rsidR="001557BD" w:rsidRPr="001557BD" w:rsidDel="00F3639A">
          <w:t>0.67</w:t>
        </w:r>
        <w:r w:rsidR="00CB0F2D" w:rsidDel="00F3639A">
          <w:t xml:space="preserve">, 95% CI </w:t>
        </w:r>
        <w:r w:rsidR="001557BD" w:rsidRPr="001557BD" w:rsidDel="00F3639A">
          <w:t>0.54</w:t>
        </w:r>
        <w:r w:rsidR="00CB0F2D" w:rsidDel="00F3639A">
          <w:t xml:space="preserve"> to</w:t>
        </w:r>
        <w:r w:rsidR="001557BD" w:rsidRPr="001557BD" w:rsidDel="00F3639A">
          <w:t xml:space="preserve"> 0.83)</w:t>
        </w:r>
        <w:r w:rsidR="00171E6C" w:rsidDel="00F3639A">
          <w:t xml:space="preserve"> for rash with antiviral</w:t>
        </w:r>
        <w:r w:rsidR="001557BD" w:rsidDel="00F3639A">
          <w:t>.</w:t>
        </w:r>
        <w:r w:rsidDel="00F3639A">
          <w:t xml:space="preserve"> There was a</w:t>
        </w:r>
        <w:r w:rsidR="003E69CD" w:rsidDel="00F3639A">
          <w:t xml:space="preserve"> reduced risk for rash with antiviral </w:t>
        </w:r>
        <w:r w:rsidDel="00F3639A">
          <w:t>following ZV</w:t>
        </w:r>
        <w:r w:rsidR="00CB0F2D" w:rsidDel="00F3639A">
          <w:t>L</w:t>
        </w:r>
        <w:r w:rsidDel="00F3639A">
          <w:t xml:space="preserve"> </w:t>
        </w:r>
        <w:r w:rsidR="003E69CD" w:rsidDel="00F3639A">
          <w:t xml:space="preserve">in the sensitivity analysis where co-administered vaccines were excluded </w:t>
        </w:r>
        <w:r w:rsidR="00A04DE3" w:rsidDel="00F3639A">
          <w:t xml:space="preserve">(RI = </w:t>
        </w:r>
        <w:r w:rsidR="00A04DE3" w:rsidRPr="00A04DE3" w:rsidDel="00F3639A">
          <w:t>0.67</w:t>
        </w:r>
        <w:r w:rsidR="00CB0F2D" w:rsidDel="00F3639A">
          <w:t xml:space="preserve">, 95% CI </w:t>
        </w:r>
        <w:r w:rsidR="00A04DE3" w:rsidRPr="00A04DE3" w:rsidDel="00F3639A">
          <w:t>0.49, 0.</w:t>
        </w:r>
        <w:commentRangeStart w:id="539"/>
        <w:r w:rsidR="00A04DE3" w:rsidRPr="00A04DE3" w:rsidDel="00F3639A">
          <w:t>92</w:t>
        </w:r>
        <w:commentRangeEnd w:id="539"/>
        <w:r w:rsidR="00A04DE3" w:rsidDel="00F3639A">
          <w:rPr>
            <w:rStyle w:val="CommentReference"/>
          </w:rPr>
          <w:commentReference w:id="539"/>
        </w:r>
        <w:r w:rsidR="00A04DE3" w:rsidRPr="00A04DE3" w:rsidDel="00F3639A">
          <w:t>)</w:t>
        </w:r>
        <w:r w:rsidR="003C639A" w:rsidDel="00F3639A">
          <w:t xml:space="preserve"> (Table 3)</w:t>
        </w:r>
        <w:r w:rsidR="00A04DE3" w:rsidDel="00F3639A">
          <w:t>.</w:t>
        </w:r>
      </w:moveFrom>
    </w:p>
    <w:moveFromRangeEnd w:id="535"/>
    <w:p w14:paraId="6FAE351A" w14:textId="0858BE60" w:rsidR="00F25C23" w:rsidRPr="00443E79" w:rsidRDefault="00443E79" w:rsidP="00EC2380">
      <w:pPr>
        <w:spacing w:after="120" w:line="480" w:lineRule="auto"/>
        <w:rPr>
          <w:b/>
        </w:rPr>
      </w:pPr>
      <w:r w:rsidRPr="00443E79">
        <w:rPr>
          <w:b/>
        </w:rPr>
        <w:t xml:space="preserve">Pre-exposure </w:t>
      </w:r>
      <w:commentRangeStart w:id="540"/>
      <w:commentRangeStart w:id="541"/>
      <w:r w:rsidRPr="00443E79">
        <w:rPr>
          <w:b/>
        </w:rPr>
        <w:t>risk</w:t>
      </w:r>
      <w:commentRangeEnd w:id="540"/>
      <w:r w:rsidRPr="00443E79">
        <w:rPr>
          <w:rStyle w:val="CommentReference"/>
          <w:b/>
        </w:rPr>
        <w:commentReference w:id="540"/>
      </w:r>
      <w:commentRangeEnd w:id="541"/>
      <w:r w:rsidR="004333E8">
        <w:rPr>
          <w:rStyle w:val="CommentReference"/>
        </w:rPr>
        <w:commentReference w:id="541"/>
      </w:r>
    </w:p>
    <w:p w14:paraId="0BCFF59A" w14:textId="49E8ACAF" w:rsidR="005A6528" w:rsidRDefault="00443E79" w:rsidP="005A6528">
      <w:pPr>
        <w:spacing w:after="120" w:line="480" w:lineRule="auto"/>
      </w:pPr>
      <w:r>
        <w:t xml:space="preserve">For </w:t>
      </w:r>
      <w:proofErr w:type="gramStart"/>
      <w:r>
        <w:t>a number of</w:t>
      </w:r>
      <w:proofErr w:type="gramEnd"/>
      <w:r>
        <w:t xml:space="preserve"> outcomes </w:t>
      </w:r>
      <w:r w:rsidR="003778E6">
        <w:t xml:space="preserve">and vaccines, </w:t>
      </w:r>
      <w:r>
        <w:t>reduced risk was identified in the pre-exposure washout window</w:t>
      </w:r>
      <w:r w:rsidR="003778E6">
        <w:t xml:space="preserve">. </w:t>
      </w:r>
      <w:r w:rsidR="005327E1">
        <w:t xml:space="preserve"> </w:t>
      </w:r>
      <w:r w:rsidR="005A6528">
        <w:t>A reduced risk of clinical attendance was observed for ZV</w:t>
      </w:r>
      <w:r w:rsidR="00F8744C">
        <w:t>L</w:t>
      </w:r>
      <w:r w:rsidR="005A6528">
        <w:t xml:space="preserve"> and influenza vaccines in the pre-exposure washout window (</w:t>
      </w:r>
      <w:r w:rsidR="00F8744C">
        <w:t>[ZVL RI=</w:t>
      </w:r>
      <w:r w:rsidR="005A6528">
        <w:t xml:space="preserve"> </w:t>
      </w:r>
      <w:r w:rsidR="005A6528" w:rsidRPr="002A072B">
        <w:t>0.95</w:t>
      </w:r>
      <w:r w:rsidR="00F8744C">
        <w:t xml:space="preserve">, 95% CI </w:t>
      </w:r>
      <w:r w:rsidR="005A6528" w:rsidRPr="002A072B">
        <w:t>0.95</w:t>
      </w:r>
      <w:r w:rsidR="00F8744C">
        <w:t xml:space="preserve"> to</w:t>
      </w:r>
      <w:r w:rsidR="005A6528" w:rsidRPr="002A072B">
        <w:t xml:space="preserve"> 0.96</w:t>
      </w:r>
      <w:r w:rsidR="00F8744C">
        <w:t>]</w:t>
      </w:r>
      <w:r w:rsidR="005A6528">
        <w:t xml:space="preserve">; </w:t>
      </w:r>
      <w:r w:rsidR="00F8744C">
        <w:t>[</w:t>
      </w:r>
      <w:r w:rsidR="005A6528">
        <w:t xml:space="preserve">Influenza </w:t>
      </w:r>
      <w:r w:rsidR="00F8744C">
        <w:t xml:space="preserve">RI = </w:t>
      </w:r>
      <w:r w:rsidR="005A6528" w:rsidRPr="002A072B">
        <w:t>0.93</w:t>
      </w:r>
      <w:r w:rsidR="00F8744C">
        <w:t xml:space="preserve">, 95% CI </w:t>
      </w:r>
      <w:r w:rsidR="005A6528" w:rsidRPr="002A072B">
        <w:t>0.93</w:t>
      </w:r>
      <w:r w:rsidR="00F8744C">
        <w:t xml:space="preserve"> to </w:t>
      </w:r>
      <w:r w:rsidR="005A6528" w:rsidRPr="002A072B">
        <w:t>0.94</w:t>
      </w:r>
      <w:r w:rsidR="00F8744C">
        <w:t>]</w:t>
      </w:r>
      <w:r w:rsidR="005A6528">
        <w:t>) in the main analysis.</w:t>
      </w:r>
      <w:r w:rsidR="005A6528" w:rsidRPr="005A6528">
        <w:t xml:space="preserve"> </w:t>
      </w:r>
      <w:r w:rsidR="005A6528">
        <w:t>A lower relative incidence of MI (</w:t>
      </w:r>
      <w:r w:rsidR="005A6528" w:rsidRPr="00443E79">
        <w:t>RI=0.4, 95% CI 0.2</w:t>
      </w:r>
      <w:r w:rsidR="00F8744C">
        <w:t xml:space="preserve"> to </w:t>
      </w:r>
      <w:r w:rsidR="005A6528" w:rsidRPr="00443E79">
        <w:t>0.9)</w:t>
      </w:r>
      <w:r w:rsidR="005A6528">
        <w:t xml:space="preserve"> and rash with antiviral was observed during the pre-exposure period (RI=0.7, 95% CI</w:t>
      </w:r>
      <w:r w:rsidR="00F8744C">
        <w:t xml:space="preserve"> </w:t>
      </w:r>
      <w:r w:rsidR="005A6528">
        <w:t>0.5</w:t>
      </w:r>
      <w:r w:rsidR="00F8744C">
        <w:t xml:space="preserve"> to </w:t>
      </w:r>
      <w:r w:rsidR="005A6528">
        <w:t>0.9) for ZV</w:t>
      </w:r>
      <w:r w:rsidR="00F8744C">
        <w:t>L</w:t>
      </w:r>
      <w:r w:rsidR="005A6528">
        <w:t>.</w:t>
      </w:r>
    </w:p>
    <w:p w14:paraId="5726B398" w14:textId="3E1C208E" w:rsidR="00443E79" w:rsidRDefault="005A6528" w:rsidP="00443E79">
      <w:pPr>
        <w:spacing w:after="120" w:line="480" w:lineRule="auto"/>
      </w:pPr>
      <w:r>
        <w:t>An increased risk of clinical attendance in the pre-exposure period was observed for 23vPPV (</w:t>
      </w:r>
      <w:r w:rsidR="00411227">
        <w:t xml:space="preserve">RI = </w:t>
      </w:r>
      <w:r w:rsidRPr="002A072B">
        <w:t>1.02</w:t>
      </w:r>
      <w:r w:rsidR="00411227">
        <w:t xml:space="preserve">, 95% CI </w:t>
      </w:r>
      <w:r w:rsidRPr="002A072B">
        <w:t>1.01</w:t>
      </w:r>
      <w:r w:rsidR="00411227">
        <w:t xml:space="preserve"> to</w:t>
      </w:r>
      <w:r w:rsidRPr="002A072B">
        <w:t xml:space="preserve"> 1.04</w:t>
      </w:r>
      <w:r>
        <w:t>) and a</w:t>
      </w:r>
      <w:r w:rsidR="00443E79" w:rsidRPr="00443E79">
        <w:t xml:space="preserve">n increased relative incidence of </w:t>
      </w:r>
      <w:r>
        <w:t>MI</w:t>
      </w:r>
      <w:r w:rsidR="00443E79" w:rsidRPr="00443E79">
        <w:t xml:space="preserve"> was observed prior to influenza vaccination (RI=1.5, 95% CI 1.0</w:t>
      </w:r>
      <w:r w:rsidR="00411227">
        <w:t xml:space="preserve"> to</w:t>
      </w:r>
      <w:r w:rsidR="00443E79" w:rsidRPr="00443E79">
        <w:t xml:space="preserve"> 2.1).</w:t>
      </w:r>
      <w:r w:rsidR="00443E79">
        <w:t xml:space="preserve"> </w:t>
      </w:r>
    </w:p>
    <w:p w14:paraId="65329748" w14:textId="77777777" w:rsidR="005A64DB" w:rsidRPr="00CD5823" w:rsidRDefault="005A64DB" w:rsidP="00C92A9C">
      <w:pPr>
        <w:pStyle w:val="ListParagraph"/>
        <w:numPr>
          <w:ilvl w:val="0"/>
          <w:numId w:val="6"/>
        </w:numPr>
        <w:spacing w:after="120" w:line="480" w:lineRule="auto"/>
        <w:contextualSpacing w:val="0"/>
        <w:rPr>
          <w:b/>
        </w:rPr>
      </w:pPr>
      <w:r w:rsidRPr="00CD5823">
        <w:rPr>
          <w:b/>
        </w:rPr>
        <w:t xml:space="preserve">Discussion </w:t>
      </w:r>
    </w:p>
    <w:p w14:paraId="44BAC408" w14:textId="61C44D22" w:rsidR="00CD5823" w:rsidRDefault="005A64DB" w:rsidP="00E86B55">
      <w:pPr>
        <w:spacing w:after="120" w:line="480" w:lineRule="auto"/>
      </w:pPr>
      <w:r w:rsidRPr="00CD5823">
        <w:lastRenderedPageBreak/>
        <w:t xml:space="preserve">The results of this SCCS analysis of </w:t>
      </w:r>
      <w:proofErr w:type="spellStart"/>
      <w:r w:rsidRPr="00CD5823">
        <w:t>MedicineInsight</w:t>
      </w:r>
      <w:proofErr w:type="spellEnd"/>
      <w:r w:rsidRPr="00CD5823">
        <w:t xml:space="preserve"> GP data provide evidence to support the safety</w:t>
      </w:r>
      <w:r>
        <w:t xml:space="preserve"> of </w:t>
      </w:r>
      <w:r w:rsidR="00E94FAF">
        <w:t>ZVL</w:t>
      </w:r>
      <w:r>
        <w:t xml:space="preserve"> in individuals aged 70–79 years. </w:t>
      </w:r>
      <w:r w:rsidR="00CD5823">
        <w:t xml:space="preserve">An expected increased risk of </w:t>
      </w:r>
      <w:del w:id="542" w:author="catherine.glover1" w:date="2019-05-28T17:09:00Z">
        <w:r w:rsidR="00CD5823" w:rsidDel="004333E8">
          <w:delText>injection site reaction</w:delText>
        </w:r>
      </w:del>
      <w:ins w:id="543" w:author="catherine.glover1" w:date="2019-05-28T17:09:00Z">
        <w:r w:rsidR="004333E8">
          <w:t>ISR</w:t>
        </w:r>
      </w:ins>
      <w:r w:rsidR="00CD5823">
        <w:t xml:space="preserve"> up to seven days following vaccination was observed following all </w:t>
      </w:r>
      <w:r w:rsidR="003A2E0D">
        <w:t xml:space="preserve">three </w:t>
      </w:r>
      <w:r w:rsidR="00CD5823">
        <w:t xml:space="preserve">vaccines. </w:t>
      </w:r>
      <w:r w:rsidR="00E86B55">
        <w:t xml:space="preserve">In the </w:t>
      </w:r>
      <w:del w:id="544" w:author="catherine.glover1" w:date="2019-05-28T17:00:00Z">
        <w:r w:rsidR="00E86B55" w:rsidDel="0092152B">
          <w:delText>Shingles Prevention Study (</w:delText>
        </w:r>
      </w:del>
      <w:r w:rsidR="00E86B55">
        <w:t>SPS</w:t>
      </w:r>
      <w:del w:id="545" w:author="catherine.glover1" w:date="2019-05-28T17:00:00Z">
        <w:r w:rsidR="00E86B55" w:rsidDel="0092152B">
          <w:delText>)</w:delText>
        </w:r>
      </w:del>
      <w:r w:rsidR="00E86B55">
        <w:t xml:space="preserve"> safety sub study</w:t>
      </w:r>
      <w:r w:rsidR="00164CB3">
        <w:fldChar w:fldCharType="begin">
          <w:fldData xml:space="preserve">PEVuZE5vdGU+PENpdGU+PEF1dGhvcj5TaW1iZXJrb2ZmPC9BdXRob3I+PFllYXI+MjAxMDwvWWVh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</w:fldData>
        </w:fldChar>
      </w:r>
      <w:r w:rsidR="00785DBE">
        <w:instrText xml:space="preserve"> ADDIN EN.CITE </w:instrText>
      </w:r>
      <w:r w:rsidR="00785DBE">
        <w:fldChar w:fldCharType="begin">
          <w:fldData xml:space="preserve">PEVuZE5vdGU+PENpdGU+PEF1dGhvcj5TaW1iZXJrb2ZmPC9BdXRob3I+PFllYXI+MjAxMDwvWWVh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</w:fldData>
        </w:fldChar>
      </w:r>
      <w:r w:rsidR="00785DBE">
        <w:instrText xml:space="preserve"> ADDIN EN.CITE.DATA </w:instrText>
      </w:r>
      <w:r w:rsidR="00785DBE">
        <w:fldChar w:fldCharType="end"/>
      </w:r>
      <w:r w:rsidR="00164CB3">
        <w:fldChar w:fldCharType="separate"/>
      </w:r>
      <w:r w:rsidR="00785DBE">
        <w:rPr>
          <w:noProof/>
        </w:rPr>
        <w:t>[18]</w:t>
      </w:r>
      <w:r w:rsidR="00164CB3">
        <w:fldChar w:fldCharType="end"/>
      </w:r>
      <w:r w:rsidR="00E86B55">
        <w:t xml:space="preserve">, </w:t>
      </w:r>
      <w:r w:rsidR="00BF1326">
        <w:t xml:space="preserve">ISR were more common in vaccine (48%) compared to placebo </w:t>
      </w:r>
      <w:r w:rsidR="008D0CD8">
        <w:t xml:space="preserve">(16%) </w:t>
      </w:r>
      <w:r w:rsidR="00BF1326">
        <w:t>recipients</w:t>
      </w:r>
      <w:r w:rsidR="00164CB3">
        <w:t xml:space="preserve">. The intensity of erythema and swelling were </w:t>
      </w:r>
      <w:r w:rsidR="00E86B55">
        <w:t xml:space="preserve">significantly greater in vaccine recipients </w:t>
      </w:r>
      <w:r w:rsidR="00CD7299">
        <w:t xml:space="preserve">and persisted for longer, although fewer than 1% of vaccine recipients reported them as severe. </w:t>
      </w:r>
      <w:r w:rsidR="003C5B1D">
        <w:t xml:space="preserve">A post-marketing study of </w:t>
      </w:r>
      <w:del w:id="546" w:author="catherine.glover1" w:date="2019-05-28T17:10:00Z">
        <w:r w:rsidR="003C5B1D" w:rsidDel="004333E8">
          <w:delText xml:space="preserve">193 </w:delText>
        </w:r>
      </w:del>
      <w:ins w:id="547" w:author="catherine.glover1" w:date="2019-05-28T17:10:00Z">
        <w:r w:rsidR="004333E8">
          <w:t>193,</w:t>
        </w:r>
      </w:ins>
      <w:r w:rsidR="003C5B1D">
        <w:t xml:space="preserve">083 adults </w:t>
      </w:r>
      <w:ins w:id="548" w:author="catherine.glover1" w:date="2019-05-28T17:10:00Z">
        <w:r w:rsidR="004333E8">
          <w:t xml:space="preserve">aged </w:t>
        </w:r>
      </w:ins>
      <w:r w:rsidR="003C5B1D">
        <w:t>over 50 years in eight US managed care organisations demonstrated a small but significant increased risk of cellulitis and infection one to seven days following vaccination using the case-centred method.</w:t>
      </w:r>
      <w:r w:rsidR="008B620E">
        <w:fldChar w:fldCharType="begin">
          <w:fldData xml:space="preserve">PEVuZE5vdGU+PENpdGU+PEF1dGhvcj5Uc2VuZzwvQXV0aG9yPjxZZWFyPjIwMTI8L1llYXI+PFJl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</w:fldData>
        </w:fldChar>
      </w:r>
      <w:r w:rsidR="00785DBE">
        <w:instrText xml:space="preserve"> ADDIN EN.CITE </w:instrText>
      </w:r>
      <w:r w:rsidR="00785DBE">
        <w:fldChar w:fldCharType="begin">
          <w:fldData xml:space="preserve">PEVuZE5vdGU+PENpdGU+PEF1dGhvcj5Uc2VuZzwvQXV0aG9yPjxZZWFyPjIwMTI8L1llYXI+PFJl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</w:fldData>
        </w:fldChar>
      </w:r>
      <w:r w:rsidR="00785DBE">
        <w:instrText xml:space="preserve"> ADDIN EN.CITE.DATA </w:instrText>
      </w:r>
      <w:r w:rsidR="00785DBE">
        <w:fldChar w:fldCharType="end"/>
      </w:r>
      <w:r w:rsidR="008B620E">
        <w:fldChar w:fldCharType="separate"/>
      </w:r>
      <w:r w:rsidR="00785DBE">
        <w:rPr>
          <w:noProof/>
        </w:rPr>
        <w:t>[13]</w:t>
      </w:r>
      <w:r w:rsidR="008B620E">
        <w:fldChar w:fldCharType="end"/>
      </w:r>
      <w:r w:rsidR="008B620E">
        <w:t xml:space="preserve"> </w:t>
      </w:r>
      <w:r w:rsidR="000C2EC2">
        <w:t xml:space="preserve">In our study, </w:t>
      </w:r>
      <w:del w:id="549" w:author="James Totterdell" w:date="2019-08-30T10:02:00Z">
        <w:r w:rsidR="000C2EC2" w:rsidDel="00CC6D97">
          <w:delText>the</w:delText>
        </w:r>
        <w:r w:rsidR="00CD5823" w:rsidDel="00CC6D97">
          <w:delText xml:space="preserve"> apparent ongoing risk</w:delText>
        </w:r>
        <w:r w:rsidR="000C2EC2" w:rsidDel="00CC6D97">
          <w:delText xml:space="preserve"> of </w:delText>
        </w:r>
      </w:del>
      <w:ins w:id="550" w:author="James Totterdell" w:date="2019-08-30T10:02:00Z">
        <w:r w:rsidR="00CC6D97">
          <w:t xml:space="preserve">we observed elevated incidence of </w:t>
        </w:r>
      </w:ins>
      <w:r w:rsidR="000C2EC2">
        <w:t>ISR</w:t>
      </w:r>
      <w:r w:rsidR="00CD5823">
        <w:t xml:space="preserve"> up to 14 days following ZV</w:t>
      </w:r>
      <w:r w:rsidR="00E94FAF">
        <w:t>L</w:t>
      </w:r>
      <w:del w:id="551" w:author="James Totterdell" w:date="2019-08-30T10:02:00Z">
        <w:r w:rsidR="00CD5823" w:rsidDel="00CC6D97">
          <w:delText xml:space="preserve"> warrants further investigation</w:delText>
        </w:r>
      </w:del>
      <w:r w:rsidR="00CD5823">
        <w:t xml:space="preserve">. </w:t>
      </w:r>
      <w:r w:rsidR="00E94FAF">
        <w:t>While the SPS</w:t>
      </w:r>
      <w:r w:rsidR="00C57917">
        <w:t xml:space="preserve"> sub study</w:t>
      </w:r>
      <w:r w:rsidR="00E94FAF">
        <w:t xml:space="preserve"> did demonstrate</w:t>
      </w:r>
      <w:r w:rsidR="00C57917">
        <w:t xml:space="preserve"> ISR significantly later in vaccine recipients compared to placebo recipients</w:t>
      </w:r>
      <w:ins w:id="552" w:author="catherine.glover1" w:date="2019-05-28T17:10:00Z">
        <w:r w:rsidR="004333E8">
          <w:t>,</w:t>
        </w:r>
      </w:ins>
      <w:r w:rsidR="000C2EC2">
        <w:fldChar w:fldCharType="begin">
          <w:fldData xml:space="preserve">PEVuZE5vdGU+PENpdGU+PEF1dGhvcj5TaW1iZXJrb2ZmPC9BdXRob3I+PFllYXI+MjAxMDwvWWVh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</w:fldData>
        </w:fldChar>
      </w:r>
      <w:r w:rsidR="00785DBE">
        <w:instrText xml:space="preserve"> ADDIN EN.CITE </w:instrText>
      </w:r>
      <w:r w:rsidR="00785DBE">
        <w:fldChar w:fldCharType="begin">
          <w:fldData xml:space="preserve">PEVuZE5vdGU+PENpdGU+PEF1dGhvcj5TaW1iZXJrb2ZmPC9BdXRob3I+PFllYXI+MjAxMDwvWWVh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</w:fldData>
        </w:fldChar>
      </w:r>
      <w:r w:rsidR="00785DBE">
        <w:instrText xml:space="preserve"> ADDIN EN.CITE.DATA </w:instrText>
      </w:r>
      <w:r w:rsidR="00785DBE">
        <w:fldChar w:fldCharType="end"/>
      </w:r>
      <w:r w:rsidR="000C2EC2">
        <w:fldChar w:fldCharType="separate"/>
      </w:r>
      <w:r w:rsidR="00785DBE">
        <w:rPr>
          <w:noProof/>
        </w:rPr>
        <w:t>[18]</w:t>
      </w:r>
      <w:r w:rsidR="000C2EC2">
        <w:fldChar w:fldCharType="end"/>
      </w:r>
      <w:r w:rsidR="00C57917">
        <w:t xml:space="preserve"> </w:t>
      </w:r>
      <w:r w:rsidR="00E94FAF">
        <w:t>events still</w:t>
      </w:r>
      <w:r w:rsidR="000D008A">
        <w:t xml:space="preserve"> occur</w:t>
      </w:r>
      <w:r w:rsidR="00E94FAF">
        <w:t>red</w:t>
      </w:r>
      <w:r w:rsidR="000D008A">
        <w:t xml:space="preserve"> a median of 2.3 days following vaccination</w:t>
      </w:r>
      <w:r w:rsidR="00E94FAF">
        <w:t>. Similarly, in</w:t>
      </w:r>
      <w:r w:rsidR="000D008A">
        <w:t xml:space="preserve"> global passive surveillance</w:t>
      </w:r>
      <w:ins w:id="553" w:author="catherine.glover1" w:date="2019-05-28T17:11:00Z">
        <w:r w:rsidR="00FB5C9C">
          <w:t>, ISR</w:t>
        </w:r>
      </w:ins>
      <w:r w:rsidR="000D008A">
        <w:t xml:space="preserve"> have been reported at a </w:t>
      </w:r>
      <w:commentRangeStart w:id="554"/>
      <w:commentRangeStart w:id="555"/>
      <w:r w:rsidR="000D008A">
        <w:t xml:space="preserve">median </w:t>
      </w:r>
      <w:commentRangeEnd w:id="554"/>
      <w:r w:rsidR="00FB5C9C">
        <w:rPr>
          <w:rStyle w:val="CommentReference"/>
        </w:rPr>
        <w:commentReference w:id="554"/>
      </w:r>
      <w:commentRangeEnd w:id="555"/>
      <w:r w:rsidR="007050AC">
        <w:rPr>
          <w:rStyle w:val="CommentReference"/>
        </w:rPr>
        <w:commentReference w:id="555"/>
      </w:r>
      <w:r w:rsidR="000D008A">
        <w:t>of 2 days following vaccination.</w:t>
      </w:r>
      <w:r w:rsidR="000D008A">
        <w:fldChar w:fldCharType="begin">
          <w:fldData xml:space="preserve">PEVuZE5vdGU+PENpdGU+PEF1dGhvcj5XaWxsaXM8L0F1dGhvcj48WWVhcj4yMDE3PC9ZZWFyPjxS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==
</w:fldData>
        </w:fldChar>
      </w:r>
      <w:r w:rsidR="004D4AAF">
        <w:instrText xml:space="preserve"> ADDIN EN.CITE </w:instrText>
      </w:r>
      <w:r w:rsidR="004D4AAF">
        <w:fldChar w:fldCharType="begin">
          <w:fldData xml:space="preserve">PEVuZE5vdGU+PENpdGU+PEF1dGhvcj5XaWxsaXM8L0F1dGhvcj48WWVhcj4yMDE3PC9ZZWFyPjxS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==
</w:fldData>
        </w:fldChar>
      </w:r>
      <w:r w:rsidR="004D4AAF">
        <w:instrText xml:space="preserve"> ADDIN EN.CITE.DATA </w:instrText>
      </w:r>
      <w:r w:rsidR="004D4AAF">
        <w:fldChar w:fldCharType="end"/>
      </w:r>
      <w:r w:rsidR="000D008A">
        <w:fldChar w:fldCharType="separate"/>
      </w:r>
      <w:r w:rsidR="004D4AAF">
        <w:rPr>
          <w:noProof/>
        </w:rPr>
        <w:t>[10]</w:t>
      </w:r>
      <w:r w:rsidR="000D008A">
        <w:fldChar w:fldCharType="end"/>
      </w:r>
      <w:r w:rsidR="000D008A">
        <w:t xml:space="preserve"> </w:t>
      </w:r>
      <w:r w:rsidR="001F2B30">
        <w:t>In this SCCS, the risk of ISR was also elevated in the sensitivity analysis that excluded concomitantly administered vaccines. Similarly, a clinical trial of ZVL administered concomitantly with influenza vaccine, ISR and systemic reactions were comparable in those administered the vaccines concomitantly versus ZVL alone.</w:t>
      </w:r>
      <w:r w:rsidR="001F2B30">
        <w:fldChar w:fldCharType="begin">
          <w:fldData xml:space="preserve">PEVuZE5vdGU+PENpdGU+PEF1dGhvcj5MZXZpbjwvQXV0aG9yPjxZZWFyPjIwMTg8L1llYXI+PFJl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</w:fldData>
        </w:fldChar>
      </w:r>
      <w:r w:rsidR="001F2B30">
        <w:instrText xml:space="preserve"> ADDIN EN.CITE </w:instrText>
      </w:r>
      <w:r w:rsidR="001F2B30">
        <w:fldChar w:fldCharType="begin">
          <w:fldData xml:space="preserve">PEVuZE5vdGU+PENpdGU+PEF1dGhvcj5MZXZpbjwvQXV0aG9yPjxZZWFyPjIwMTg8L1llYXI+PFJl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</w:fldData>
        </w:fldChar>
      </w:r>
      <w:r w:rsidR="001F2B30">
        <w:instrText xml:space="preserve"> ADDIN EN.CITE.DATA </w:instrText>
      </w:r>
      <w:r w:rsidR="001F2B30">
        <w:fldChar w:fldCharType="end"/>
      </w:r>
      <w:r w:rsidR="001F2B30">
        <w:fldChar w:fldCharType="separate"/>
      </w:r>
      <w:r w:rsidR="001F2B30">
        <w:rPr>
          <w:noProof/>
        </w:rPr>
        <w:t>[24]</w:t>
      </w:r>
      <w:r w:rsidR="001F2B30">
        <w:fldChar w:fldCharType="end"/>
      </w:r>
    </w:p>
    <w:p w14:paraId="281451AA" w14:textId="1470EC15" w:rsidR="009365AC" w:rsidRDefault="00CD5823" w:rsidP="003179F0">
      <w:pPr>
        <w:spacing w:after="120" w:line="480" w:lineRule="auto"/>
      </w:pPr>
      <w:r>
        <w:t>It was reassuring that ZV</w:t>
      </w:r>
      <w:r w:rsidR="00E94FAF">
        <w:t>L</w:t>
      </w:r>
      <w:r>
        <w:t xml:space="preserve"> was associated with a reduced risk of clinical attendance</w:t>
      </w:r>
      <w:r w:rsidR="00635758">
        <w:t xml:space="preserve"> following vaccination</w:t>
      </w:r>
      <w:r w:rsidR="00171E6C">
        <w:t>.</w:t>
      </w:r>
      <w:r w:rsidR="00635758">
        <w:t xml:space="preserve"> This is consistent with pre-</w:t>
      </w:r>
      <w:r w:rsidR="00A5311C">
        <w:t>licensure</w:t>
      </w:r>
      <w:r w:rsidR="00635758">
        <w:t xml:space="preserve"> </w:t>
      </w:r>
      <w:r w:rsidR="00A5311C">
        <w:t>studies</w:t>
      </w:r>
      <w:r w:rsidR="00635758">
        <w:t xml:space="preserve"> which found </w:t>
      </w:r>
      <w:r w:rsidR="00A5311C">
        <w:t>no</w:t>
      </w:r>
      <w:r w:rsidR="00A5311C" w:rsidRPr="00A5311C">
        <w:t xml:space="preserve"> increased risk of serious adverse events</w:t>
      </w:r>
      <w:r w:rsidR="00CA27FC">
        <w:t>.</w:t>
      </w:r>
      <w:r w:rsidR="00A5311C">
        <w:fldChar w:fldCharType="begin">
          <w:fldData xml:space="preserve">PEVuZE5vdGU+PENpdGU+PEF1dGhvcj5HYWdsaWFyZGk8L0F1dGhvcj48WWVhcj4yMDE2PC9ZZWFy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</w:fldData>
        </w:fldChar>
      </w:r>
      <w:r w:rsidR="00A4646B">
        <w:instrText xml:space="preserve"> ADDIN EN.CITE </w:instrText>
      </w:r>
      <w:r w:rsidR="00A4646B">
        <w:fldChar w:fldCharType="begin">
          <w:fldData xml:space="preserve">PEVuZE5vdGU+PENpdGU+PEF1dGhvcj5HYWdsaWFyZGk8L0F1dGhvcj48WWVhcj4yMDE2PC9ZZWFy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</w:fldData>
        </w:fldChar>
      </w:r>
      <w:r w:rsidR="00A4646B">
        <w:instrText xml:space="preserve"> ADDIN EN.CITE.DATA </w:instrText>
      </w:r>
      <w:r w:rsidR="00A4646B">
        <w:fldChar w:fldCharType="end"/>
      </w:r>
      <w:r w:rsidR="00A5311C">
        <w:fldChar w:fldCharType="separate"/>
      </w:r>
      <w:r w:rsidR="00A4646B">
        <w:rPr>
          <w:noProof/>
        </w:rPr>
        <w:t>[6-8]</w:t>
      </w:r>
      <w:r w:rsidR="00A5311C">
        <w:fldChar w:fldCharType="end"/>
      </w:r>
      <w:r w:rsidR="0036299C">
        <w:t xml:space="preserve"> </w:t>
      </w:r>
      <w:r w:rsidR="00F50346">
        <w:t>Similarly, it was reassuring that there was no increased risk of MI or stroke identified following ZV</w:t>
      </w:r>
      <w:r w:rsidR="009148FD">
        <w:t>L</w:t>
      </w:r>
      <w:r w:rsidR="00F50346">
        <w:t xml:space="preserve">. </w:t>
      </w:r>
      <w:r w:rsidR="0091035D">
        <w:t>Although there is a</w:t>
      </w:r>
      <w:r w:rsidR="003179F0">
        <w:t xml:space="preserve"> reported</w:t>
      </w:r>
      <w:r w:rsidR="003179F0">
        <w:rPr>
          <w:lang w:val="en-US"/>
        </w:rPr>
        <w:t xml:space="preserve"> risk of ischemic </w:t>
      </w:r>
      <w:r w:rsidR="003179F0">
        <w:fldChar w:fldCharType="begin">
          <w:fldData xml:space="preserve">PEVuZE5vdGU+PENpdGU+PEF1dGhvcj5NaW5hc3NpYW48L0F1dGhvcj48WWVhcj4yMDE1PC9ZZWFy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</w:fldData>
        </w:fldChar>
      </w:r>
      <w:r w:rsidR="003179F0">
        <w:instrText xml:space="preserve"> ADDIN EN.CITE </w:instrText>
      </w:r>
      <w:r w:rsidR="003179F0">
        <w:fldChar w:fldCharType="begin">
          <w:fldData xml:space="preserve">PEVuZE5vdGU+PENpdGU+PEF1dGhvcj5NaW5hc3NpYW48L0F1dGhvcj48WWVhcj4yMDE1PC9ZZWFy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</w:fldData>
        </w:fldChar>
      </w:r>
      <w:r w:rsidR="003179F0">
        <w:instrText xml:space="preserve"> ADDIN EN.CITE.DATA </w:instrText>
      </w:r>
      <w:r w:rsidR="003179F0">
        <w:fldChar w:fldCharType="end"/>
      </w:r>
      <w:r w:rsidR="003179F0">
        <w:fldChar w:fldCharType="separate"/>
      </w:r>
      <w:r w:rsidR="003179F0">
        <w:rPr>
          <w:noProof/>
        </w:rPr>
        <w:t>[20, 21]</w:t>
      </w:r>
      <w:r w:rsidR="003179F0">
        <w:fldChar w:fldCharType="end"/>
      </w:r>
      <w:r w:rsidR="003179F0">
        <w:t xml:space="preserve"> and </w:t>
      </w:r>
      <w:proofErr w:type="spellStart"/>
      <w:r w:rsidR="003179F0">
        <w:rPr>
          <w:lang w:val="en-US"/>
        </w:rPr>
        <w:t>haemorrhagic</w:t>
      </w:r>
      <w:proofErr w:type="spellEnd"/>
      <w:r w:rsidR="003179F0">
        <w:rPr>
          <w:lang w:val="en-US"/>
        </w:rPr>
        <w:t xml:space="preserve"> stroke </w:t>
      </w:r>
      <w:r w:rsidR="003179F0">
        <w:rPr>
          <w:lang w:val="en-US"/>
        </w:rPr>
        <w:fldChar w:fldCharType="begin"/>
      </w:r>
      <w:r w:rsidR="003179F0">
        <w:rPr>
          <w:lang w:val="en-US"/>
        </w:rPr>
        <w:instrText xml:space="preserve"> ADDIN EN.CITE &lt;EndNote&gt;&lt;Cite&gt;&lt;Author&gt;Schink&lt;/Author&gt;&lt;Year&gt;2016&lt;/Year&gt;&lt;RecNum&gt;26&lt;/RecNum&gt;&lt;DisplayText&gt;[21]&lt;/DisplayText&gt;&lt;record&gt;&lt;rec-number&gt;26&lt;/rec-number&gt;&lt;foreign-keys&gt;&lt;key app="EN" db-id="etz0fzt9irpvzmesttlxpwt8sevx05zeww00" timestamp="1503981423"&gt;26&lt;/key&gt;&lt;/foreign-keys&gt;&lt;ref-type name="Journal Article"&gt;17&lt;/ref-type&gt;&lt;contributors&gt;&lt;authors&gt;&lt;author&gt;Schink, T.&lt;/author&gt;&lt;author&gt;Behr, S.&lt;/author&gt;&lt;author&gt;Thone, K.&lt;/author&gt;&lt;author&gt;Bricout, H.&lt;/author&gt;&lt;author&gt;Garbe, E.&lt;/author&gt;&lt;/authors&gt;&lt;/contributors&gt;&lt;titles&gt;&lt;title&gt;Risk of Stroke after Herpes Zoster - Evidence from a German Self-Controlled Case-Series Study&lt;/title&gt;&lt;secondary-title&gt;PLoS ONE [Electronic Resource]&lt;/secondary-title&gt;&lt;/titles&gt;&lt;periodical&gt;&lt;full-title&gt;PLoS ONE [Electronic Resource]&lt;/full-title&gt;&lt;/periodical&gt;&lt;pages&gt;e0166554&lt;/pages&gt;&lt;volume&gt;11&lt;/volume&gt;&lt;number&gt;11&lt;/number&gt;&lt;dates&gt;&lt;year&gt;2016&lt;/year&gt;&lt;/dates&gt;&lt;accession-num&gt;27880853&lt;/accession-num&gt;&lt;urls&gt;&lt;related-urls&gt;&lt;url&gt;http://ezproxy.library.usyd.edu.au/login?url=http://ovidsp.ovid.com/ovidweb.cgi?T=JS&amp;amp;CSC=Y&amp;amp;NEWS=N&amp;amp;PAGE=fulltext&amp;amp;D=med8&amp;amp;AN=27880853&lt;/url&gt;&lt;url&gt;http://DD8GH5YX7K.search.serialssolutions.com/?sid=OVID:medline&amp;amp;id=pmid:27880853&amp;amp;id=doi:10.1371journal.pone.0166554&amp;amp;issn=1932-6203&amp;amp;isbn=&amp;amp;volume=11&amp;amp;issue=11&amp;amp;spage=e0166554&amp;amp;pages=e0166554&amp;amp;date=2016&amp;amp;title=PLoS+ONE+%5BElectronic+Resource%5D&amp;amp;atitle=Risk+of+Stroke+after+Herpes+Zoster+-+Evidence+from+a+German+Self-Controlled+Case-Series+Study.&amp;amp;aulast=Schink&lt;/url&gt;&lt;/related-urls&gt;&lt;/urls&gt;&lt;remote-database-name&gt;MEDLINE&lt;/remote-database-name&gt;&lt;remote-database-provider&gt;Ovid Technologies&lt;/remote-database-provider&gt;&lt;/record&gt;&lt;/Cite&gt;&lt;/EndNote&gt;</w:instrText>
      </w:r>
      <w:r w:rsidR="003179F0">
        <w:rPr>
          <w:lang w:val="en-US"/>
        </w:rPr>
        <w:fldChar w:fldCharType="separate"/>
      </w:r>
      <w:r w:rsidR="003179F0">
        <w:rPr>
          <w:noProof/>
          <w:lang w:val="en-US"/>
        </w:rPr>
        <w:t>[21]</w:t>
      </w:r>
      <w:r w:rsidR="003179F0">
        <w:rPr>
          <w:lang w:val="en-US"/>
        </w:rPr>
        <w:fldChar w:fldCharType="end"/>
      </w:r>
      <w:r w:rsidR="003179F0">
        <w:rPr>
          <w:lang w:val="en-US"/>
        </w:rPr>
        <w:t xml:space="preserve"> </w:t>
      </w:r>
      <w:r w:rsidR="0091035D">
        <w:rPr>
          <w:lang w:val="en-US"/>
        </w:rPr>
        <w:t xml:space="preserve">and MI </w:t>
      </w:r>
      <w:r w:rsidR="0091035D">
        <w:rPr>
          <w:lang w:val="en-US"/>
        </w:rPr>
        <w:fldChar w:fldCharType="begin"/>
      </w:r>
      <w:r w:rsidR="0091035D">
        <w:rPr>
          <w:lang w:val="en-US"/>
        </w:rPr>
        <w:instrText xml:space="preserve"> ADDIN EN.CITE &lt;EndNote&gt;&lt;Cite&gt;&lt;Author&gt;Minassian&lt;/Author&gt;&lt;Year&gt;2015&lt;/Year&gt;&lt;RecNum&gt;44&lt;/RecNum&gt;&lt;DisplayText&gt;[20]&lt;/DisplayText&gt;&lt;record&gt;&lt;rec-number&gt;44&lt;/rec-number&gt;&lt;foreign-keys&gt;&lt;key app="EN" db-id="etz0fzt9irpvzmesttlxpwt8sevx05zeww00" timestamp="1503981423"&gt;44&lt;/key&gt;&lt;/foreign-keys&gt;&lt;ref-type name="Journal Article"&gt;17&lt;/ref-type&gt;&lt;contributors&gt;&lt;authors&gt;&lt;author&gt;Minassian, C.&lt;/author&gt;&lt;author&gt;Thomas, S. L.&lt;/author&gt;&lt;author&gt;Smeeth, L.&lt;/author&gt;&lt;author&gt;Douglas, I.&lt;/author&gt;&lt;author&gt;Brauer, R.&lt;/author&gt;&lt;author&gt;Langan, S. M.&lt;/author&gt;&lt;/authors&gt;&lt;/contributors&gt;&lt;titles&gt;&lt;title&gt;Acute Cardiovascular Events after Herpes Zoster: A Self-Controlled Case Series Analysis in Vaccinated and Unvaccinated Older Residents of the United States&lt;/title&gt;&lt;secondary-title&gt;PLoS Medicine / Public Library of Science&lt;/secondary-title&gt;&lt;/titles&gt;&lt;periodical&gt;&lt;full-title&gt;PLoS Medicine / Public Library of Science&lt;/full-title&gt;&lt;/periodical&gt;&lt;pages&gt;e1001919&lt;/pages&gt;&lt;volume&gt;12&lt;/volume&gt;&lt;number&gt;12&lt;/number&gt;&lt;dates&gt;&lt;year&gt;2015&lt;/year&gt;&lt;/dates&gt;&lt;accession-num&gt;26671338&lt;/accession-num&gt;&lt;work-type&gt;Research Support, Non-U.S. Gov&amp;apos;t&lt;/work-type&gt;&lt;urls&gt;&lt;related-urls&gt;&lt;url&gt;http://ezproxy.library.usyd.edu.au/login?url=http://ovidsp.ovid.com/ovidweb.cgi?T=JS&amp;amp;CSC=Y&amp;amp;NEWS=N&amp;amp;PAGE=fulltext&amp;amp;D=medc&amp;amp;AN=26671338&lt;/url&gt;&lt;url&gt;http://DD8GH5YX7K.search.serialssolutions.com/?sid=OVID:medline&amp;amp;id=pmid:26671338&amp;amp;id=doi:10.1371journal.pmed.1001919&amp;amp;issn=1549-1277&amp;amp;isbn=&amp;amp;volume=12&amp;amp;issue=12&amp;amp;spage=e1001919&amp;amp;pages=e1001919&amp;amp;date=2015&amp;amp;title=PLoS+Medicine+%2F+Public+Library+of+Science&amp;amp;atitle=Acute+Cardiovascular+Events+after+Herpes+Zoster%3A+A+Self-Controlled+Case+Series+Analysis+in+Vaccinated+and+Unvaccinated+Older+Residents+of+the+United+States.&amp;amp;aulast=Minassian&lt;/url&gt;&lt;/related-urls&gt;&lt;/urls&gt;&lt;remote-database-name&gt;MEDLINE&lt;/remote-database-name&gt;&lt;remote-database-provider&gt;Ovid Technologies&lt;/remote-database-provider&gt;&lt;/record&gt;&lt;/Cite&gt;&lt;/EndNote&gt;</w:instrText>
      </w:r>
      <w:r w:rsidR="0091035D">
        <w:rPr>
          <w:lang w:val="en-US"/>
        </w:rPr>
        <w:fldChar w:fldCharType="separate"/>
      </w:r>
      <w:r w:rsidR="0091035D">
        <w:rPr>
          <w:noProof/>
          <w:lang w:val="en-US"/>
        </w:rPr>
        <w:t>[20]</w:t>
      </w:r>
      <w:r w:rsidR="0091035D">
        <w:rPr>
          <w:lang w:val="en-US"/>
        </w:rPr>
        <w:fldChar w:fldCharType="end"/>
      </w:r>
      <w:r w:rsidR="0091035D">
        <w:rPr>
          <w:lang w:val="en-US"/>
        </w:rPr>
        <w:t xml:space="preserve">  </w:t>
      </w:r>
      <w:r w:rsidR="003179F0">
        <w:rPr>
          <w:lang w:val="en-US"/>
        </w:rPr>
        <w:t xml:space="preserve">in the 1 to 4 weeks following infection with </w:t>
      </w:r>
      <w:r w:rsidR="003179F0" w:rsidRPr="004A07CD">
        <w:rPr>
          <w:lang w:val="en-US"/>
        </w:rPr>
        <w:t>wild-type herpes zoster virus</w:t>
      </w:r>
      <w:r w:rsidR="003179F0">
        <w:rPr>
          <w:lang w:val="en-US"/>
        </w:rPr>
        <w:t>,</w:t>
      </w:r>
      <w:r w:rsidR="003179F0">
        <w:rPr>
          <w:lang w:val="en-US"/>
        </w:rPr>
        <w:fldChar w:fldCharType="begin"/>
      </w:r>
      <w:r w:rsidR="003179F0">
        <w:rPr>
          <w:lang w:val="en-US"/>
        </w:rPr>
        <w:instrText xml:space="preserve"> ADDIN EN.CITE &lt;EndNote&gt;&lt;Cite&gt;&lt;Author&gt;Gilden&lt;/Author&gt;&lt;Year&gt;2009&lt;/Year&gt;&lt;RecNum&gt;53&lt;/RecNum&gt;&lt;DisplayText&gt;[22]&lt;/DisplayText&gt;&lt;record&gt;&lt;rec-number&gt;53&lt;/rec-number&gt;&lt;foreign-keys&gt;&lt;key app="EN" db-id="etz0fzt9irpvzmesttlxpwt8sevx05zeww00" timestamp="1503994466"&gt;53&lt;/key&gt;&lt;/foreign-keys&gt;&lt;ref-type name="Journal Article"&gt;17&lt;/ref-type&gt;&lt;contributors&gt;&lt;authors&gt;&lt;author&gt;Gilden, D&lt;/author&gt;&lt;author&gt;Cohrs, R&lt;/author&gt;&lt;author&gt;Mahalingam, R&lt;/author&gt;&lt;author&gt;Nagel, M&lt;/author&gt;&lt;/authors&gt;&lt;/contributors&gt;&lt;titles&gt;&lt;title&gt;Varicella zoster virus vasculopathies: diverse clinical manifestations, laboratory features, pathogenesis, and treatment. &lt;/title&gt;&lt;secondary-title&gt;Lancet Neurol&lt;/secondary-title&gt;&lt;/titles&gt;&lt;periodical&gt;&lt;full-title&gt;Lancet Neurol&lt;/full-title&gt;&lt;/periodical&gt;&lt;pages&gt;731-740&lt;/pages&gt;&lt;volume&gt;8&lt;/volume&gt;&lt;dates&gt;&lt;year&gt;2009&lt;/year&gt;&lt;/dates&gt;&lt;urls&gt;&lt;/urls&gt;&lt;/record&gt;&lt;/Cite&gt;&lt;/EndNote&gt;</w:instrText>
      </w:r>
      <w:r w:rsidR="003179F0">
        <w:rPr>
          <w:lang w:val="en-US"/>
        </w:rPr>
        <w:fldChar w:fldCharType="separate"/>
      </w:r>
      <w:r w:rsidR="003179F0">
        <w:rPr>
          <w:noProof/>
          <w:lang w:val="en-US"/>
        </w:rPr>
        <w:t>[22]</w:t>
      </w:r>
      <w:r w:rsidR="003179F0">
        <w:rPr>
          <w:lang w:val="en-US"/>
        </w:rPr>
        <w:fldChar w:fldCharType="end"/>
      </w:r>
      <w:r w:rsidR="003179F0">
        <w:rPr>
          <w:lang w:val="en-US"/>
        </w:rPr>
        <w:t xml:space="preserve"> </w:t>
      </w:r>
      <w:r w:rsidR="0091035D">
        <w:rPr>
          <w:lang w:val="en-US"/>
        </w:rPr>
        <w:t>the SPS did</w:t>
      </w:r>
      <w:r w:rsidR="003179F0">
        <w:rPr>
          <w:lang w:val="en-US"/>
        </w:rPr>
        <w:t xml:space="preserve"> </w:t>
      </w:r>
      <w:r w:rsidR="001A1D8F">
        <w:rPr>
          <w:lang w:val="en-US"/>
        </w:rPr>
        <w:t xml:space="preserve">not </w:t>
      </w:r>
      <w:r w:rsidR="0091035D">
        <w:rPr>
          <w:lang w:val="en-US"/>
        </w:rPr>
        <w:t>identify an i</w:t>
      </w:r>
      <w:r w:rsidR="001A1D8F">
        <w:rPr>
          <w:lang w:val="en-US"/>
        </w:rPr>
        <w:t xml:space="preserve">ncreased risk for </w:t>
      </w:r>
      <w:commentRangeStart w:id="556"/>
      <w:r w:rsidR="001A1D8F">
        <w:rPr>
          <w:lang w:val="en-US"/>
        </w:rPr>
        <w:t>cardiovascular event</w:t>
      </w:r>
      <w:r w:rsidR="00B449E6">
        <w:rPr>
          <w:lang w:val="en-US"/>
        </w:rPr>
        <w:t>s</w:t>
      </w:r>
      <w:commentRangeEnd w:id="556"/>
      <w:r w:rsidR="00F61706">
        <w:rPr>
          <w:rStyle w:val="CommentReference"/>
        </w:rPr>
        <w:commentReference w:id="556"/>
      </w:r>
      <w:r w:rsidR="0091035D">
        <w:rPr>
          <w:lang w:val="en-US"/>
        </w:rPr>
        <w:t>.</w:t>
      </w:r>
      <w:r w:rsidR="001A1D8F">
        <w:rPr>
          <w:lang w:val="en-US"/>
        </w:rPr>
        <w:fldChar w:fldCharType="begin">
          <w:fldData xml:space="preserve">PEVuZE5vdGU+PENpdGU+PEF1dGhvcj5TaW1iZXJrb2ZmPC9BdXRob3I+PFllYXI+MjAxMDwvWWVh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</w:fldData>
        </w:fldChar>
      </w:r>
      <w:r w:rsidR="00785DBE">
        <w:rPr>
          <w:lang w:val="en-US"/>
        </w:rPr>
        <w:instrText xml:space="preserve"> ADDIN EN.CITE </w:instrText>
      </w:r>
      <w:r w:rsidR="00785DBE">
        <w:rPr>
          <w:lang w:val="en-US"/>
        </w:rPr>
        <w:fldChar w:fldCharType="begin">
          <w:fldData xml:space="preserve">PEVuZE5vdGU+PENpdGU+PEF1dGhvcj5TaW1iZXJrb2ZmPC9BdXRob3I+PFllYXI+MjAxMDwvWWVh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</w:fldData>
        </w:fldChar>
      </w:r>
      <w:r w:rsidR="00785DBE">
        <w:rPr>
          <w:lang w:val="en-US"/>
        </w:rPr>
        <w:instrText xml:space="preserve"> ADDIN EN.CITE.DATA </w:instrText>
      </w:r>
      <w:r w:rsidR="00785DBE">
        <w:rPr>
          <w:lang w:val="en-US"/>
        </w:rPr>
      </w:r>
      <w:r w:rsidR="00785DBE">
        <w:rPr>
          <w:lang w:val="en-US"/>
        </w:rPr>
        <w:fldChar w:fldCharType="end"/>
      </w:r>
      <w:r w:rsidR="001A1D8F">
        <w:rPr>
          <w:lang w:val="en-US"/>
        </w:rPr>
      </w:r>
      <w:r w:rsidR="001A1D8F">
        <w:rPr>
          <w:lang w:val="en-US"/>
        </w:rPr>
        <w:fldChar w:fldCharType="separate"/>
      </w:r>
      <w:r w:rsidR="00785DBE">
        <w:rPr>
          <w:noProof/>
          <w:lang w:val="en-US"/>
        </w:rPr>
        <w:t>[18]</w:t>
      </w:r>
      <w:r w:rsidR="001A1D8F">
        <w:rPr>
          <w:lang w:val="en-US"/>
        </w:rPr>
        <w:fldChar w:fldCharType="end"/>
      </w:r>
      <w:r w:rsidR="00063651">
        <w:t xml:space="preserve"> </w:t>
      </w:r>
      <w:r w:rsidR="0091035D">
        <w:t>Post-licensure</w:t>
      </w:r>
      <w:r w:rsidR="00AB6116">
        <w:t xml:space="preserve"> </w:t>
      </w:r>
      <w:r w:rsidR="00B449E6">
        <w:t xml:space="preserve">studies have </w:t>
      </w:r>
      <w:r w:rsidR="003179F0">
        <w:rPr>
          <w:lang w:val="en-US"/>
        </w:rPr>
        <w:t>not identified an increased risk for inpatient or ED encounters with cardiovascular or cerebrovascular events</w:t>
      </w:r>
      <w:del w:id="557" w:author="catherine.glover1" w:date="2019-05-28T17:12:00Z">
        <w:r w:rsidR="00F475B6" w:rsidDel="00F61706">
          <w:rPr>
            <w:lang w:val="en-US"/>
          </w:rPr>
          <w:delText>;</w:delText>
        </w:r>
        <w:r w:rsidR="003179F0" w:rsidDel="00F61706">
          <w:delText xml:space="preserve"> </w:delText>
        </w:r>
      </w:del>
      <w:ins w:id="558" w:author="catherine.glover1" w:date="2019-05-28T17:12:00Z">
        <w:r w:rsidR="00F61706">
          <w:rPr>
            <w:lang w:val="en-US"/>
          </w:rPr>
          <w:t>,</w:t>
        </w:r>
        <w:r w:rsidR="00F61706">
          <w:t xml:space="preserve"> </w:t>
        </w:r>
      </w:ins>
      <w:r w:rsidR="00B449E6">
        <w:rPr>
          <w:lang w:val="en-US"/>
        </w:rPr>
        <w:fldChar w:fldCharType="begin">
          <w:fldData xml:space="preserve">PEVuZE5vdGU+PENpdGU+PEF1dGhvcj5Uc2VuZzwvQXV0aG9yPjxZZWFyPjIwMTI8L1llYXI+PFJl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</w:fldData>
        </w:fldChar>
      </w:r>
      <w:r w:rsidR="00785DBE">
        <w:rPr>
          <w:lang w:val="en-US"/>
        </w:rPr>
        <w:instrText xml:space="preserve"> ADDIN EN.CITE </w:instrText>
      </w:r>
      <w:r w:rsidR="00785DBE">
        <w:rPr>
          <w:lang w:val="en-US"/>
        </w:rPr>
        <w:fldChar w:fldCharType="begin">
          <w:fldData xml:space="preserve">PEVuZE5vdGU+PENpdGU+PEF1dGhvcj5Uc2VuZzwvQXV0aG9yPjxZZWFyPjIwMTI8L1llYXI+PFJl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</w:fldData>
        </w:fldChar>
      </w:r>
      <w:r w:rsidR="00785DBE">
        <w:rPr>
          <w:lang w:val="en-US"/>
        </w:rPr>
        <w:instrText xml:space="preserve"> ADDIN EN.CITE.DATA </w:instrText>
      </w:r>
      <w:r w:rsidR="00785DBE">
        <w:rPr>
          <w:lang w:val="en-US"/>
        </w:rPr>
      </w:r>
      <w:r w:rsidR="00785DBE">
        <w:rPr>
          <w:lang w:val="en-US"/>
        </w:rPr>
        <w:fldChar w:fldCharType="end"/>
      </w:r>
      <w:r w:rsidR="00B449E6">
        <w:rPr>
          <w:lang w:val="en-US"/>
        </w:rPr>
      </w:r>
      <w:r w:rsidR="00B449E6">
        <w:rPr>
          <w:lang w:val="en-US"/>
        </w:rPr>
        <w:fldChar w:fldCharType="separate"/>
      </w:r>
      <w:r w:rsidR="00785DBE">
        <w:rPr>
          <w:noProof/>
          <w:lang w:val="en-US"/>
        </w:rPr>
        <w:t>[13, 19]</w:t>
      </w:r>
      <w:r w:rsidR="00B449E6">
        <w:rPr>
          <w:lang w:val="en-US"/>
        </w:rPr>
        <w:fldChar w:fldCharType="end"/>
      </w:r>
      <w:r w:rsidR="00B449E6">
        <w:rPr>
          <w:lang w:val="en-US"/>
        </w:rPr>
        <w:t xml:space="preserve"> and </w:t>
      </w:r>
      <w:commentRangeStart w:id="559"/>
      <w:r w:rsidR="00B449E6">
        <w:rPr>
          <w:lang w:val="en-US"/>
        </w:rPr>
        <w:t xml:space="preserve">no temporal clustering and events </w:t>
      </w:r>
      <w:commentRangeEnd w:id="559"/>
      <w:r w:rsidR="00F61706">
        <w:rPr>
          <w:rStyle w:val="CommentReference"/>
        </w:rPr>
        <w:commentReference w:id="559"/>
      </w:r>
      <w:r w:rsidR="00B449E6">
        <w:rPr>
          <w:lang w:val="en-US"/>
        </w:rPr>
        <w:t>following vaccination with ZVL</w:t>
      </w:r>
      <w:r w:rsidR="003179F0">
        <w:rPr>
          <w:lang w:val="en-US"/>
        </w:rPr>
        <w:t xml:space="preserve"> has been observed</w:t>
      </w:r>
      <w:r w:rsidR="00B449E6">
        <w:rPr>
          <w:lang w:val="en-US"/>
        </w:rPr>
        <w:t>.</w:t>
      </w:r>
      <w:r w:rsidR="00981490">
        <w:rPr>
          <w:lang w:val="en-US"/>
        </w:rPr>
        <w:fldChar w:fldCharType="begin"/>
      </w:r>
      <w:r w:rsidR="00785DBE">
        <w:rPr>
          <w:lang w:val="en-US"/>
        </w:rPr>
        <w:instrText xml:space="preserve"> ADDIN EN.CITE &lt;EndNote&gt;&lt;Cite&gt;&lt;Author&gt;Baxter&lt;/Author&gt;&lt;Year&gt;2012&lt;/Year&gt;&lt;RecNum&gt;23&lt;/RecNum&gt;&lt;DisplayText&gt;[19]&lt;/DisplayText&gt;&lt;record&gt;&lt;rec-number&gt;23&lt;/rec-number&gt;&lt;foreign-keys&gt;&lt;key app="EN" db-id="etz0fzt9irpvzmesttlxpwt8sevx05zeww00" timestamp="1503980075"&gt;23&lt;/key&gt;&lt;/foreign-keys&gt;&lt;ref-type name="Journal Article"&gt;17&lt;/ref-type&gt;&lt;contributors&gt;&lt;authors&gt;&lt;author&gt;Baxter, R.&lt;/author&gt;&lt;author&gt;Tran, T. N.&lt;/author&gt;&lt;author&gt;Hansen, J.&lt;/author&gt;&lt;author&gt;Emery, M.&lt;/author&gt;&lt;author&gt;Fireman, B.&lt;/author&gt;&lt;author&gt;Bartlett, J.&lt;/author&gt;&lt;author&gt;Lewis, N.&lt;/author&gt;&lt;author&gt;Saddier, P.&lt;/author&gt;&lt;/authors&gt;&lt;/contributors&gt;&lt;titles&gt;&lt;title&gt;Safety of ZostavaxTM--a cohort study in a managed care organization&lt;/title&gt;&lt;secondary-title&gt;Vaccine&lt;/secondary-title&gt;&lt;/titles&gt;&lt;periodical&gt;&lt;full-title&gt;Vaccine&lt;/full-title&gt;&lt;/periodical&gt;&lt;pages&gt;6636-41&lt;/pages&gt;&lt;volume&gt;30&lt;/volume&gt;&lt;number&gt;47&lt;/number&gt;&lt;dates&gt;&lt;year&gt;2012&lt;/year&gt;&lt;/dates&gt;&lt;accession-num&gt;22963800&lt;/accession-num&gt;&lt;work-type&gt;Research Support, Non-U.S. Gov&amp;apos;t&lt;/work-type&gt;&lt;urls&gt;&lt;related-urls&gt;&lt;url&gt;http://ezproxy.library.usyd.edu.au/login?url=http://ovidsp.ovid.com/ovidweb.cgi?T=JS&amp;amp;CSC=Y&amp;amp;NEWS=N&amp;amp;PAGE=fulltext&amp;amp;D=med7&amp;amp;AN=22963800&lt;/url&gt;&lt;url&gt;http://DD8GH5YX7K.search.serialssolutions.com/?sid=OVID:medline&amp;amp;id=pmid:22963800&amp;amp;id=doi:10.1016j.vaccine.2012.08.070&amp;amp;issn=0264-410X&amp;amp;isbn=&amp;amp;volume=30&amp;amp;issue=47&amp;amp;spage=6636&amp;amp;pages=6636-41&amp;amp;date=2012&amp;amp;title=Vaccine&amp;amp;atitle=Safety+of+ZostavaxTM--a+cohort+study+in+a+managed+care+organization.&amp;amp;aulast=Baxter&lt;/url&gt;&lt;/related-urls&gt;&lt;/urls&gt;&lt;remote-database-name&gt;MEDLINE&lt;/remote-database-name&gt;&lt;remote-database-provider&gt;Ovid Technologies&lt;/remote-database-provider&gt;&lt;/record&gt;&lt;/Cite&gt;&lt;/EndNote&gt;</w:instrText>
      </w:r>
      <w:r w:rsidR="00981490">
        <w:rPr>
          <w:lang w:val="en-US"/>
        </w:rPr>
        <w:fldChar w:fldCharType="separate"/>
      </w:r>
      <w:r w:rsidR="00785DBE">
        <w:rPr>
          <w:noProof/>
          <w:lang w:val="en-US"/>
        </w:rPr>
        <w:t>[19]</w:t>
      </w:r>
      <w:r w:rsidR="00981490">
        <w:rPr>
          <w:lang w:val="en-US"/>
        </w:rPr>
        <w:fldChar w:fldCharType="end"/>
      </w:r>
      <w:r w:rsidR="00B449E6">
        <w:rPr>
          <w:lang w:val="en-US"/>
        </w:rPr>
        <w:t xml:space="preserve"> </w:t>
      </w:r>
      <w:commentRangeStart w:id="560"/>
      <w:r w:rsidR="003A59D8">
        <w:t xml:space="preserve">VAERS </w:t>
      </w:r>
      <w:commentRangeEnd w:id="560"/>
      <w:r w:rsidR="00237EA5">
        <w:rPr>
          <w:rStyle w:val="CommentReference"/>
        </w:rPr>
        <w:commentReference w:id="560"/>
      </w:r>
      <w:r w:rsidR="003A59D8">
        <w:t xml:space="preserve">post-marketing passive surveillance identified 3 deaths due to </w:t>
      </w:r>
      <w:r w:rsidR="003A59D8">
        <w:lastRenderedPageBreak/>
        <w:t xml:space="preserve">stroke and 28 due to heart disease </w:t>
      </w:r>
      <w:ins w:id="561" w:author="catherine.glover1" w:date="2019-05-28T17:13:00Z">
        <w:r w:rsidR="00237EA5">
          <w:t xml:space="preserve">in ZVL-vaccinated individuals </w:t>
        </w:r>
      </w:ins>
      <w:r w:rsidR="003A59D8">
        <w:t>between May 2006 and January 2015.</w:t>
      </w:r>
      <w:r w:rsidR="003A59D8">
        <w:fldChar w:fldCharType="begin">
          <w:fldData xml:space="preserve">PEVuZE5vdGU+PENpdGU+PEF1dGhvcj5NaWxsZXI8L0F1dGhvcj48WWVhcj4yMDE4PC9ZZWFyPjxS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</w:fldData>
        </w:fldChar>
      </w:r>
      <w:r w:rsidR="004D4AAF">
        <w:instrText xml:space="preserve"> ADDIN EN.CITE </w:instrText>
      </w:r>
      <w:r w:rsidR="004D4AAF">
        <w:fldChar w:fldCharType="begin">
          <w:fldData xml:space="preserve">PEVuZE5vdGU+PENpdGU+PEF1dGhvcj5NaWxsZXI8L0F1dGhvcj48WWVhcj4yMDE4PC9ZZWFyPjxS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</w:fldData>
        </w:fldChar>
      </w:r>
      <w:r w:rsidR="004D4AAF">
        <w:instrText xml:space="preserve"> ADDIN EN.CITE.DATA </w:instrText>
      </w:r>
      <w:r w:rsidR="004D4AAF">
        <w:fldChar w:fldCharType="end"/>
      </w:r>
      <w:r w:rsidR="003A59D8">
        <w:fldChar w:fldCharType="separate"/>
      </w:r>
      <w:r w:rsidR="004D4AAF">
        <w:rPr>
          <w:noProof/>
        </w:rPr>
        <w:t>[11]</w:t>
      </w:r>
      <w:r w:rsidR="003A59D8">
        <w:fldChar w:fldCharType="end"/>
      </w:r>
      <w:r w:rsidR="003A59D8">
        <w:t xml:space="preserve"> The authors noted that some deaths </w:t>
      </w:r>
      <w:r w:rsidR="009365AC">
        <w:t xml:space="preserve">from heart disease and stroke </w:t>
      </w:r>
      <w:r w:rsidR="003A59D8">
        <w:t>following ZV</w:t>
      </w:r>
      <w:r w:rsidR="009365AC">
        <w:t>L</w:t>
      </w:r>
      <w:r w:rsidR="003A59D8">
        <w:t xml:space="preserve"> would be expected in this age group due to chance alone. No unusual pattern was observed that would suggest a causal relationship to ZV</w:t>
      </w:r>
      <w:r w:rsidR="005F6C31">
        <w:t>L</w:t>
      </w:r>
      <w:r w:rsidR="003A59D8">
        <w:t>.</w:t>
      </w:r>
      <w:r w:rsidR="005E40B1">
        <w:fldChar w:fldCharType="begin">
          <w:fldData xml:space="preserve">PEVuZE5vdGU+PENpdGU+PEF1dGhvcj5NaWxsZXI8L0F1dGhvcj48WWVhcj4yMDE4PC9ZZWFyPjxS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</w:fldData>
        </w:fldChar>
      </w:r>
      <w:r w:rsidR="004D4AAF">
        <w:instrText xml:space="preserve"> ADDIN EN.CITE </w:instrText>
      </w:r>
      <w:r w:rsidR="004D4AAF">
        <w:fldChar w:fldCharType="begin">
          <w:fldData xml:space="preserve">PEVuZE5vdGU+PENpdGU+PEF1dGhvcj5NaWxsZXI8L0F1dGhvcj48WWVhcj4yMDE4PC9ZZWFyPjxS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</w:fldData>
        </w:fldChar>
      </w:r>
      <w:r w:rsidR="004D4AAF">
        <w:instrText xml:space="preserve"> ADDIN EN.CITE.DATA </w:instrText>
      </w:r>
      <w:r w:rsidR="004D4AAF">
        <w:fldChar w:fldCharType="end"/>
      </w:r>
      <w:r w:rsidR="005E40B1">
        <w:fldChar w:fldCharType="separate"/>
      </w:r>
      <w:r w:rsidR="004D4AAF">
        <w:rPr>
          <w:noProof/>
        </w:rPr>
        <w:t>[11]</w:t>
      </w:r>
      <w:r w:rsidR="005E40B1">
        <w:fldChar w:fldCharType="end"/>
      </w:r>
      <w:r w:rsidR="003A59D8">
        <w:t xml:space="preserve"> </w:t>
      </w:r>
      <w:r w:rsidR="005F6C31">
        <w:t>The SCCS methodology used in this study supports the safety of ZVL by reducing the confounding and bias that affects passive surveillance systems.</w:t>
      </w:r>
    </w:p>
    <w:p w14:paraId="2F83675B" w14:textId="433D47CA" w:rsidR="0091035D" w:rsidRDefault="0091035D" w:rsidP="0091035D">
      <w:pPr>
        <w:spacing w:after="120" w:line="480" w:lineRule="auto"/>
      </w:pPr>
      <w:r>
        <w:rPr>
          <w:lang w:val="en-US"/>
        </w:rPr>
        <w:t xml:space="preserve">This SCCS observed a higher relative incidence for MI in the post-risk washout period (between </w:t>
      </w:r>
      <w:r>
        <w:t xml:space="preserve">43 and 84 days following vaccination). Within this washout period, there was no consistent pattern of increased risk, with higher relative incidence on days 57 to 63 and 71 to 77, but not earlier (43 to 56 or 64 to 70 days). Whether this increased risk several months after vaccination relates to age-related confounding </w:t>
      </w:r>
      <w:ins w:id="562" w:author="James Totterdell" w:date="2019-08-30T10:22:00Z">
        <w:r w:rsidR="00636FCA">
          <w:t>(or delays in how attendances manifest within in the system, e.g. may not encounter until discharged from hospital</w:t>
        </w:r>
        <w:r w:rsidR="00510B9A">
          <w:t>?</w:t>
        </w:r>
        <w:r w:rsidR="00636FCA">
          <w:t xml:space="preserve">) </w:t>
        </w:r>
      </w:ins>
      <w:ins w:id="563" w:author="James Totterdell" w:date="2019-08-30T10:24:00Z">
        <w:r w:rsidR="00E542B7">
          <w:t xml:space="preserve">or other potential biases within the data </w:t>
        </w:r>
      </w:ins>
      <w:r>
        <w:t xml:space="preserve">requires further investigation. </w:t>
      </w:r>
    </w:p>
    <w:p w14:paraId="018868CA" w14:textId="6F5BC0E5" w:rsidR="009A3D0E" w:rsidRDefault="007405EC" w:rsidP="00EC2380">
      <w:pPr>
        <w:spacing w:after="120" w:line="480" w:lineRule="auto"/>
        <w:rPr>
          <w:lang w:val="en-US"/>
        </w:rPr>
      </w:pPr>
      <w:ins w:id="564" w:author="James Totterdell" w:date="2019-08-30T10:24:00Z">
        <w:r>
          <w:rPr>
            <w:lang w:val="en-US"/>
          </w:rPr>
          <w:t xml:space="preserve">Similarly, </w:t>
        </w:r>
      </w:ins>
      <w:del w:id="565" w:author="James Totterdell" w:date="2019-08-30T10:24:00Z">
        <w:r w:rsidR="009365AC" w:rsidDel="007405EC">
          <w:rPr>
            <w:lang w:val="en-US"/>
          </w:rPr>
          <w:delText>T</w:delText>
        </w:r>
      </w:del>
      <w:ins w:id="566" w:author="James Totterdell" w:date="2019-08-30T10:24:00Z">
        <w:r>
          <w:rPr>
            <w:lang w:val="en-US"/>
          </w:rPr>
          <w:t>t</w:t>
        </w:r>
      </w:ins>
      <w:r w:rsidR="009365AC">
        <w:rPr>
          <w:lang w:val="en-US"/>
        </w:rPr>
        <w:t xml:space="preserve">he apparent </w:t>
      </w:r>
      <w:r w:rsidR="009365AC">
        <w:t xml:space="preserve">reduced risk of stroke following ZVL in this SCCS may be </w:t>
      </w:r>
      <w:commentRangeStart w:id="567"/>
      <w:r w:rsidR="009365AC">
        <w:t xml:space="preserve">biased </w:t>
      </w:r>
      <w:commentRangeEnd w:id="567"/>
      <w:r w:rsidR="009E21DD">
        <w:rPr>
          <w:rStyle w:val="CommentReference"/>
        </w:rPr>
        <w:commentReference w:id="567"/>
      </w:r>
      <w:proofErr w:type="gramStart"/>
      <w:r w:rsidR="009365AC">
        <w:t>by the use of</w:t>
      </w:r>
      <w:proofErr w:type="gramEnd"/>
      <w:r w:rsidR="009365AC">
        <w:t xml:space="preserve"> general practice (rather than hospital) data. </w:t>
      </w:r>
      <w:r w:rsidR="005F6C31">
        <w:rPr>
          <w:lang w:val="en-US"/>
        </w:rPr>
        <w:t>F</w:t>
      </w:r>
      <w:r w:rsidR="003179F0">
        <w:rPr>
          <w:lang w:val="en-US"/>
        </w:rPr>
        <w:t xml:space="preserve">urther investigation within emergency department and hospital data may provide greater sensitivity in identifying </w:t>
      </w:r>
      <w:ins w:id="568" w:author="catherine.glover1" w:date="2019-05-28T17:18:00Z">
        <w:r w:rsidR="009E21DD">
          <w:rPr>
            <w:lang w:val="en-US"/>
          </w:rPr>
          <w:t xml:space="preserve">and validating </w:t>
        </w:r>
      </w:ins>
      <w:r w:rsidR="003179F0">
        <w:rPr>
          <w:lang w:val="en-US"/>
        </w:rPr>
        <w:t>cardiovascular outcome events.</w:t>
      </w:r>
      <w:r w:rsidR="005F6C31">
        <w:rPr>
          <w:lang w:val="en-US"/>
        </w:rPr>
        <w:t xml:space="preserve"> However, w</w:t>
      </w:r>
      <w:proofErr w:type="spellStart"/>
      <w:r w:rsidR="009F7E52">
        <w:t>hile</w:t>
      </w:r>
      <w:proofErr w:type="spellEnd"/>
      <w:r w:rsidR="009F7E52">
        <w:t xml:space="preserve"> presentation of cardiovascular and cerebrovascular events may be limited in the general practice setting, rash is a common presentation to general practice.</w:t>
      </w:r>
      <w:r w:rsidR="005F6C31">
        <w:fldChar w:fldCharType="begin"/>
      </w:r>
      <w:r w:rsidR="001F2B30">
        <w:instrText xml:space="preserve"> ADDIN EN.CITE &lt;EndNote&gt;&lt;Cite&gt;&lt;Author&gt;Ely&lt;/Author&gt;&lt;Year&gt;2010&lt;/Year&gt;&lt;RecNum&gt;89&lt;/RecNum&gt;&lt;DisplayText&gt;[25]&lt;/DisplayText&gt;&lt;record&gt;&lt;rec-number&gt;89&lt;/rec-number&gt;&lt;foreign-keys&gt;&lt;key app="EN" db-id="etz0fzt9irpvzmesttlxpwt8sevx05zeww00" timestamp="1558190143"&gt;89&lt;/key&gt;&lt;/foreign-keys&gt;&lt;ref-type name="Journal Article"&gt;17&lt;/ref-type&gt;&lt;contributors&gt;&lt;authors&gt;&lt;author&gt;Ely, J. W.&lt;/author&gt;&lt;author&gt;Seabury Stone, M.&lt;/author&gt;&lt;/authors&gt;&lt;/contributors&gt;&lt;auth-address&gt;University of Iowa Carver College of Medicine, 200 Hawkins Dr., Iowa City, IA 52242, USA. john-ely@uiowa.edu&lt;/auth-address&gt;&lt;titles&gt;&lt;title&gt;The generalized rash: part I. Differential diagnosis&lt;/title&gt;&lt;secondary-title&gt;Am Fam Physician&lt;/secondary-title&gt;&lt;alt-title&gt;American family physician&lt;/alt-title&gt;&lt;/titles&gt;&lt;periodical&gt;&lt;full-title&gt;Am Fam Physician&lt;/full-title&gt;&lt;abbr-1&gt;American family physician&lt;/abbr-1&gt;&lt;/periodical&gt;&lt;alt-periodical&gt;&lt;full-title&gt;Am Fam Physician&lt;/full-title&gt;&lt;abbr-1&gt;American family physician&lt;/abbr-1&gt;&lt;/alt-periodical&gt;&lt;pages&gt;726-34&lt;/pages&gt;&lt;volume&gt;81&lt;/volume&gt;&lt;number&gt;6&lt;/number&gt;&lt;edition&gt;2010/03/17&lt;/edition&gt;&lt;keywords&gt;&lt;keyword&gt;Child&lt;/keyword&gt;&lt;keyword&gt;Child, Preschool&lt;/keyword&gt;&lt;keyword&gt;Dermatology&lt;/keyword&gt;&lt;keyword&gt;Diagnosis, Differential&lt;/keyword&gt;&lt;keyword&gt;Exanthema/*diagnosis/*etiology/therapy&lt;/keyword&gt;&lt;keyword&gt;Family Practice&lt;/keyword&gt;&lt;keyword&gt;Humans&lt;/keyword&gt;&lt;keyword&gt;Infant&lt;/keyword&gt;&lt;keyword&gt;Referral and Consultation&lt;/keyword&gt;&lt;/keywords&gt;&lt;dates&gt;&lt;year&gt;2010&lt;/year&gt;&lt;pub-dates&gt;&lt;date&gt;Mar 15&lt;/date&gt;&lt;/pub-dates&gt;&lt;/dates&gt;&lt;isbn&gt;0002-838x&lt;/isbn&gt;&lt;accession-num&gt;20229971&lt;/accession-num&gt;&lt;urls&gt;&lt;/urls&gt;&lt;remote-database-provider&gt;NLM&lt;/remote-database-provider&gt;&lt;language&gt;eng&lt;/language&gt;&lt;/record&gt;&lt;/Cite&gt;&lt;/EndNote&gt;</w:instrText>
      </w:r>
      <w:r w:rsidR="005F6C31">
        <w:fldChar w:fldCharType="separate"/>
      </w:r>
      <w:r w:rsidR="001F2B30">
        <w:rPr>
          <w:noProof/>
        </w:rPr>
        <w:t>[25]</w:t>
      </w:r>
      <w:r w:rsidR="005F6C31">
        <w:fldChar w:fldCharType="end"/>
      </w:r>
      <w:r w:rsidR="009F7E52">
        <w:t xml:space="preserve"> While rash has been considered a non-specific finding in post-marketing observational studies,</w:t>
      </w:r>
      <w:r w:rsidR="009F7E52">
        <w:fldChar w:fldCharType="begin">
          <w:fldData xml:space="preserve">PEVuZE5vdGU+PENpdGU+PEF1dGhvcj5Uc2VuZzwvQXV0aG9yPjxZZWFyPjIwMTI8L1llYXI+PFJl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</w:fldData>
        </w:fldChar>
      </w:r>
      <w:r w:rsidR="00785DBE">
        <w:instrText xml:space="preserve"> ADDIN EN.CITE </w:instrText>
      </w:r>
      <w:r w:rsidR="00785DBE">
        <w:fldChar w:fldCharType="begin">
          <w:fldData xml:space="preserve">PEVuZE5vdGU+PENpdGU+PEF1dGhvcj5Uc2VuZzwvQXV0aG9yPjxZZWFyPjIwMTI8L1llYXI+PFJl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</w:fldData>
        </w:fldChar>
      </w:r>
      <w:r w:rsidR="00785DBE">
        <w:instrText xml:space="preserve"> ADDIN EN.CITE.DATA </w:instrText>
      </w:r>
      <w:r w:rsidR="00785DBE">
        <w:fldChar w:fldCharType="end"/>
      </w:r>
      <w:r w:rsidR="009F7E52">
        <w:fldChar w:fldCharType="separate"/>
      </w:r>
      <w:r w:rsidR="00785DBE">
        <w:rPr>
          <w:noProof/>
        </w:rPr>
        <w:t>[13]</w:t>
      </w:r>
      <w:r w:rsidR="009F7E52">
        <w:fldChar w:fldCharType="end"/>
      </w:r>
      <w:r w:rsidR="009F7E52">
        <w:t xml:space="preserve"> the pairing of rash with antiviral prescription is likely to represent a more specific outcome event.  A </w:t>
      </w:r>
      <w:r w:rsidR="00171E6C">
        <w:t>reduced risk of rash with antiviral following ZV</w:t>
      </w:r>
      <w:r w:rsidR="00A60C16">
        <w:t>L</w:t>
      </w:r>
      <w:r w:rsidR="00171E6C">
        <w:t xml:space="preserve"> </w:t>
      </w:r>
      <w:r w:rsidR="009F7E52">
        <w:t xml:space="preserve">was identified, which may </w:t>
      </w:r>
      <w:r w:rsidR="00A60C16">
        <w:t xml:space="preserve">suggest </w:t>
      </w:r>
      <w:ins w:id="569" w:author="catherine.glover1" w:date="2019-05-28T17:18:00Z">
        <w:r w:rsidR="009E21DD">
          <w:t xml:space="preserve">vaccine </w:t>
        </w:r>
      </w:ins>
      <w:r w:rsidR="00A60C16">
        <w:t xml:space="preserve">efficacy or </w:t>
      </w:r>
      <w:r w:rsidR="009F7E52">
        <w:t>be considered</w:t>
      </w:r>
      <w:r w:rsidR="00171E6C">
        <w:t xml:space="preserve"> reassuring </w:t>
      </w:r>
      <w:r w:rsidR="009F7E52">
        <w:t xml:space="preserve">given that </w:t>
      </w:r>
      <w:r w:rsidR="009F7E52">
        <w:rPr>
          <w:lang w:val="en-US"/>
        </w:rPr>
        <w:t>a herpes zoster-like rash may be a marker of disseminated infection i</w:t>
      </w:r>
      <w:r w:rsidR="009F7E52" w:rsidRPr="007B6E3F">
        <w:rPr>
          <w:lang w:val="en-US"/>
        </w:rPr>
        <w:t>f</w:t>
      </w:r>
      <w:r w:rsidR="009F7E52">
        <w:rPr>
          <w:lang w:val="en-US"/>
        </w:rPr>
        <w:t xml:space="preserve"> a</w:t>
      </w:r>
      <w:r w:rsidR="009F7E52" w:rsidRPr="007B6E3F">
        <w:rPr>
          <w:lang w:val="en-US"/>
        </w:rPr>
        <w:t xml:space="preserve"> </w:t>
      </w:r>
      <w:r w:rsidR="009F7E52">
        <w:rPr>
          <w:lang w:val="en-US"/>
        </w:rPr>
        <w:t>patient is immunocompromised.</w:t>
      </w:r>
      <w:r w:rsidR="00A60C16">
        <w:rPr>
          <w:lang w:val="en-US"/>
        </w:rPr>
        <w:fldChar w:fldCharType="begin">
          <w:fldData xml:space="preserve">PEVuZE5vdGU+PENpdGU+PEF1dGhvcj5BbGV4YW5kZXI8L0F1dGhvcj48WWVhcj4yMDE4PC9ZZWFy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=
</w:fldData>
        </w:fldChar>
      </w:r>
      <w:r w:rsidR="001F2B30">
        <w:rPr>
          <w:lang w:val="en-US"/>
        </w:rPr>
        <w:instrText xml:space="preserve"> ADDIN EN.CITE </w:instrText>
      </w:r>
      <w:r w:rsidR="001F2B30">
        <w:rPr>
          <w:lang w:val="en-US"/>
        </w:rPr>
        <w:fldChar w:fldCharType="begin">
          <w:fldData xml:space="preserve">PEVuZE5vdGU+PENpdGU+PEF1dGhvcj5BbGV4YW5kZXI8L0F1dGhvcj48WWVhcj4yMDE4PC9ZZWFy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=
</w:fldData>
        </w:fldChar>
      </w:r>
      <w:r w:rsidR="001F2B30">
        <w:rPr>
          <w:lang w:val="en-US"/>
        </w:rPr>
        <w:instrText xml:space="preserve"> ADDIN EN.CITE.DATA </w:instrText>
      </w:r>
      <w:r w:rsidR="001F2B30">
        <w:rPr>
          <w:lang w:val="en-US"/>
        </w:rPr>
      </w:r>
      <w:r w:rsidR="001F2B30">
        <w:rPr>
          <w:lang w:val="en-US"/>
        </w:rPr>
        <w:fldChar w:fldCharType="end"/>
      </w:r>
      <w:r w:rsidR="00A60C16">
        <w:rPr>
          <w:lang w:val="en-US"/>
        </w:rPr>
      </w:r>
      <w:r w:rsidR="00A60C16">
        <w:rPr>
          <w:lang w:val="en-US"/>
        </w:rPr>
        <w:fldChar w:fldCharType="separate"/>
      </w:r>
      <w:r w:rsidR="001F2B30">
        <w:rPr>
          <w:noProof/>
          <w:lang w:val="en-US"/>
        </w:rPr>
        <w:t>[26]</w:t>
      </w:r>
      <w:r w:rsidR="00A60C16">
        <w:rPr>
          <w:lang w:val="en-US"/>
        </w:rPr>
        <w:fldChar w:fldCharType="end"/>
      </w:r>
      <w:r w:rsidR="009F7E52">
        <w:rPr>
          <w:lang w:val="en-US"/>
        </w:rPr>
        <w:t xml:space="preserve"> </w:t>
      </w:r>
      <w:r w:rsidR="00E50F3D">
        <w:rPr>
          <w:lang w:val="en-US"/>
        </w:rPr>
        <w:t xml:space="preserve">In a recent survey of </w:t>
      </w:r>
      <w:proofErr w:type="spellStart"/>
      <w:r w:rsidR="00E50F3D">
        <w:rPr>
          <w:lang w:val="en-US"/>
        </w:rPr>
        <w:t>immunisation</w:t>
      </w:r>
      <w:proofErr w:type="spellEnd"/>
      <w:r w:rsidR="00E50F3D">
        <w:rPr>
          <w:lang w:val="en-US"/>
        </w:rPr>
        <w:t xml:space="preserve"> providers in the US, family physicians report recommending ZVL to immunocompromised populations</w:t>
      </w:r>
      <w:ins w:id="570" w:author="catherine.glover1" w:date="2019-05-28T17:18:00Z">
        <w:r w:rsidR="009E21DD">
          <w:rPr>
            <w:lang w:val="en-US"/>
          </w:rPr>
          <w:t>, even though</w:t>
        </w:r>
      </w:ins>
      <w:ins w:id="571" w:author="James Totterdell" w:date="2019-08-30T10:30:00Z">
        <w:r>
          <w:rPr>
            <w:lang w:val="en-US"/>
          </w:rPr>
          <w:t xml:space="preserve"> (being?)</w:t>
        </w:r>
      </w:ins>
      <w:ins w:id="572" w:author="catherine.glover1" w:date="2019-05-28T17:18:00Z">
        <w:r w:rsidR="009E21DD">
          <w:rPr>
            <w:lang w:val="en-US"/>
          </w:rPr>
          <w:t xml:space="preserve"> immunocompromise</w:t>
        </w:r>
      </w:ins>
      <w:ins w:id="573" w:author="James Totterdell" w:date="2019-08-30T10:30:00Z">
        <w:r>
          <w:rPr>
            <w:lang w:val="en-US"/>
          </w:rPr>
          <w:t>d</w:t>
        </w:r>
      </w:ins>
      <w:ins w:id="574" w:author="catherine.glover1" w:date="2019-05-28T17:18:00Z">
        <w:r w:rsidR="009E21DD">
          <w:rPr>
            <w:lang w:val="en-US"/>
          </w:rPr>
          <w:t xml:space="preserve"> is a </w:t>
        </w:r>
        <w:proofErr w:type="spellStart"/>
        <w:r w:rsidR="009E21DD">
          <w:rPr>
            <w:lang w:val="en-US"/>
          </w:rPr>
          <w:t>contradi</w:t>
        </w:r>
      </w:ins>
      <w:ins w:id="575" w:author="James Totterdell" w:date="2019-08-30T10:30:00Z">
        <w:r>
          <w:rPr>
            <w:lang w:val="en-US"/>
          </w:rPr>
          <w:t>ndi</w:t>
        </w:r>
      </w:ins>
      <w:ins w:id="576" w:author="catherine.glover1" w:date="2019-05-28T17:18:00Z">
        <w:r w:rsidR="009E21DD">
          <w:rPr>
            <w:lang w:val="en-US"/>
          </w:rPr>
          <w:t>c</w:t>
        </w:r>
      </w:ins>
      <w:ins w:id="577" w:author="James Totterdell" w:date="2019-08-30T10:30:00Z">
        <w:r>
          <w:rPr>
            <w:lang w:val="en-US"/>
          </w:rPr>
          <w:t>a</w:t>
        </w:r>
      </w:ins>
      <w:ins w:id="578" w:author="catherine.glover1" w:date="2019-05-28T17:18:00Z">
        <w:r w:rsidR="009E21DD">
          <w:rPr>
            <w:lang w:val="en-US"/>
          </w:rPr>
          <w:t>tion</w:t>
        </w:r>
        <w:proofErr w:type="spellEnd"/>
        <w:r w:rsidR="009E21DD">
          <w:rPr>
            <w:lang w:val="en-US"/>
          </w:rPr>
          <w:t xml:space="preserve"> to ZVL vaccination</w:t>
        </w:r>
      </w:ins>
      <w:r w:rsidR="00E50F3D">
        <w:rPr>
          <w:lang w:val="en-US"/>
        </w:rPr>
        <w:t>.</w:t>
      </w:r>
      <w:r w:rsidR="00E50F3D">
        <w:rPr>
          <w:lang w:val="en-US"/>
        </w:rPr>
        <w:fldChar w:fldCharType="begin">
          <w:fldData xml:space="preserve">PEVuZE5vdGU+PENpdGU+PEF1dGhvcj5IdXJsZXk8L0F1dGhvcj48WWVhcj4yMDE4PC9ZZWFyPjxS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=
</w:fldData>
        </w:fldChar>
      </w:r>
      <w:r w:rsidR="001F2B30">
        <w:rPr>
          <w:lang w:val="en-US"/>
        </w:rPr>
        <w:instrText xml:space="preserve"> ADDIN EN.CITE </w:instrText>
      </w:r>
      <w:r w:rsidR="001F2B30">
        <w:rPr>
          <w:lang w:val="en-US"/>
        </w:rPr>
        <w:fldChar w:fldCharType="begin">
          <w:fldData xml:space="preserve">PEVuZE5vdGU+PENpdGU+PEF1dGhvcj5IdXJsZXk8L0F1dGhvcj48WWVhcj4yMDE4PC9ZZWFyPjxS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=
</w:fldData>
        </w:fldChar>
      </w:r>
      <w:r w:rsidR="001F2B30">
        <w:rPr>
          <w:lang w:val="en-US"/>
        </w:rPr>
        <w:instrText xml:space="preserve"> ADDIN EN.CITE.DATA </w:instrText>
      </w:r>
      <w:r w:rsidR="001F2B30">
        <w:rPr>
          <w:lang w:val="en-US"/>
        </w:rPr>
      </w:r>
      <w:r w:rsidR="001F2B30">
        <w:rPr>
          <w:lang w:val="en-US"/>
        </w:rPr>
        <w:fldChar w:fldCharType="end"/>
      </w:r>
      <w:r w:rsidR="00E50F3D">
        <w:rPr>
          <w:lang w:val="en-US"/>
        </w:rPr>
      </w:r>
      <w:r w:rsidR="00E50F3D">
        <w:rPr>
          <w:lang w:val="en-US"/>
        </w:rPr>
        <w:fldChar w:fldCharType="separate"/>
      </w:r>
      <w:r w:rsidR="001F2B30">
        <w:rPr>
          <w:noProof/>
          <w:lang w:val="en-US"/>
        </w:rPr>
        <w:t>[27]</w:t>
      </w:r>
      <w:r w:rsidR="00E50F3D">
        <w:rPr>
          <w:lang w:val="en-US"/>
        </w:rPr>
        <w:fldChar w:fldCharType="end"/>
      </w:r>
      <w:r w:rsidR="00E50F3D">
        <w:rPr>
          <w:lang w:val="en-US"/>
        </w:rPr>
        <w:t xml:space="preserve"> </w:t>
      </w:r>
      <w:r w:rsidR="009F7E52">
        <w:rPr>
          <w:lang w:val="en-US"/>
        </w:rPr>
        <w:t>In Australia in 2016, a death was reported following administration of ZV</w:t>
      </w:r>
      <w:r w:rsidR="00E50F3D">
        <w:rPr>
          <w:lang w:val="en-US"/>
        </w:rPr>
        <w:t>L</w:t>
      </w:r>
      <w:r w:rsidR="009F7E52">
        <w:rPr>
          <w:lang w:val="en-US"/>
        </w:rPr>
        <w:t xml:space="preserve"> to an immunocompromised individual</w:t>
      </w:r>
      <w:r w:rsidR="00994501">
        <w:rPr>
          <w:lang w:val="en-US"/>
        </w:rPr>
        <w:t xml:space="preserve"> who developed a vesicular facial rash 22 days after receiving ZV</w:t>
      </w:r>
      <w:r w:rsidR="00E50F3D">
        <w:rPr>
          <w:lang w:val="en-US"/>
        </w:rPr>
        <w:t>L</w:t>
      </w:r>
      <w:ins w:id="579" w:author="catherine.glover1" w:date="2019-05-28T17:19:00Z">
        <w:r w:rsidR="009E21DD">
          <w:rPr>
            <w:lang w:val="en-US"/>
          </w:rPr>
          <w:t>,</w:t>
        </w:r>
      </w:ins>
      <w:r w:rsidR="00994501">
        <w:rPr>
          <w:lang w:val="en-US"/>
        </w:rPr>
        <w:t xml:space="preserve"> followed by disseminated infection and </w:t>
      </w:r>
      <w:r w:rsidR="00994501">
        <w:rPr>
          <w:lang w:val="en-US"/>
        </w:rPr>
        <w:lastRenderedPageBreak/>
        <w:t>meningoencephalitis.</w:t>
      </w:r>
      <w:r w:rsidR="00994501">
        <w:rPr>
          <w:lang w:val="en-US"/>
        </w:rPr>
        <w:fldChar w:fldCharType="begin">
          <w:fldData xml:space="preserve">PEVuZE5vdGU+PENpdGU+PEF1dGhvcj5BbGV4YW5kZXI8L0F1dGhvcj48WWVhcj4yMDE4PC9ZZWFy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=
</w:fldData>
        </w:fldChar>
      </w:r>
      <w:r w:rsidR="001F2B30">
        <w:rPr>
          <w:lang w:val="en-US"/>
        </w:rPr>
        <w:instrText xml:space="preserve"> ADDIN EN.CITE </w:instrText>
      </w:r>
      <w:r w:rsidR="001F2B30">
        <w:rPr>
          <w:lang w:val="en-US"/>
        </w:rPr>
        <w:fldChar w:fldCharType="begin">
          <w:fldData xml:space="preserve">PEVuZE5vdGU+PENpdGU+PEF1dGhvcj5BbGV4YW5kZXI8L0F1dGhvcj48WWVhcj4yMDE4PC9ZZWFy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=
</w:fldData>
        </w:fldChar>
      </w:r>
      <w:r w:rsidR="001F2B30">
        <w:rPr>
          <w:lang w:val="en-US"/>
        </w:rPr>
        <w:instrText xml:space="preserve"> ADDIN EN.CITE.DATA </w:instrText>
      </w:r>
      <w:r w:rsidR="001F2B30">
        <w:rPr>
          <w:lang w:val="en-US"/>
        </w:rPr>
      </w:r>
      <w:r w:rsidR="001F2B30">
        <w:rPr>
          <w:lang w:val="en-US"/>
        </w:rPr>
        <w:fldChar w:fldCharType="end"/>
      </w:r>
      <w:r w:rsidR="00994501">
        <w:rPr>
          <w:lang w:val="en-US"/>
        </w:rPr>
      </w:r>
      <w:r w:rsidR="00994501">
        <w:rPr>
          <w:lang w:val="en-US"/>
        </w:rPr>
        <w:fldChar w:fldCharType="separate"/>
      </w:r>
      <w:r w:rsidR="001F2B30">
        <w:rPr>
          <w:noProof/>
          <w:lang w:val="en-US"/>
        </w:rPr>
        <w:t>[26]</w:t>
      </w:r>
      <w:r w:rsidR="00994501">
        <w:rPr>
          <w:lang w:val="en-US"/>
        </w:rPr>
        <w:fldChar w:fldCharType="end"/>
      </w:r>
      <w:r w:rsidR="00994501">
        <w:rPr>
          <w:lang w:val="en-US"/>
        </w:rPr>
        <w:t xml:space="preserve"> This event</w:t>
      </w:r>
      <w:r w:rsidR="009F7E52">
        <w:rPr>
          <w:lang w:val="en-US"/>
        </w:rPr>
        <w:t xml:space="preserve"> led to widespread dissemination of education to GPs regarding appropriate administration of ZV</w:t>
      </w:r>
      <w:r w:rsidR="00E50F3D">
        <w:rPr>
          <w:lang w:val="en-US"/>
        </w:rPr>
        <w:t>L</w:t>
      </w:r>
      <w:r w:rsidR="009F7E52">
        <w:rPr>
          <w:lang w:val="en-US"/>
        </w:rPr>
        <w:t>.</w:t>
      </w:r>
      <w:r w:rsidR="00D57B34">
        <w:rPr>
          <w:lang w:val="en-US"/>
        </w:rPr>
        <w:fldChar w:fldCharType="begin">
          <w:fldData xml:space="preserve">PEVuZE5vdGU+PENpdGU+PEF1dGhvcj5UaGVyYXBldXRpYyBHb29kcyBBZG1pbmlzdHJhdGlvbjwv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</w:fldData>
        </w:fldChar>
      </w:r>
      <w:r w:rsidR="001F2B30">
        <w:rPr>
          <w:lang w:val="en-US"/>
        </w:rPr>
        <w:instrText xml:space="preserve"> ADDIN EN.CITE </w:instrText>
      </w:r>
      <w:r w:rsidR="001F2B30">
        <w:rPr>
          <w:lang w:val="en-US"/>
        </w:rPr>
        <w:fldChar w:fldCharType="begin">
          <w:fldData xml:space="preserve">PEVuZE5vdGU+PENpdGU+PEF1dGhvcj5UaGVyYXBldXRpYyBHb29kcyBBZG1pbmlzdHJhdGlvbjwv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</w:fldData>
        </w:fldChar>
      </w:r>
      <w:r w:rsidR="001F2B30">
        <w:rPr>
          <w:lang w:val="en-US"/>
        </w:rPr>
        <w:instrText xml:space="preserve"> ADDIN EN.CITE.DATA </w:instrText>
      </w:r>
      <w:r w:rsidR="001F2B30">
        <w:rPr>
          <w:lang w:val="en-US"/>
        </w:rPr>
      </w:r>
      <w:r w:rsidR="001F2B30">
        <w:rPr>
          <w:lang w:val="en-US"/>
        </w:rPr>
        <w:fldChar w:fldCharType="end"/>
      </w:r>
      <w:r w:rsidR="00D57B34">
        <w:rPr>
          <w:lang w:val="en-US"/>
        </w:rPr>
      </w:r>
      <w:r w:rsidR="00D57B34">
        <w:rPr>
          <w:lang w:val="en-US"/>
        </w:rPr>
        <w:fldChar w:fldCharType="separate"/>
      </w:r>
      <w:r w:rsidR="001F2B30">
        <w:rPr>
          <w:noProof/>
          <w:lang w:val="en-US"/>
        </w:rPr>
        <w:t>[26, 28]</w:t>
      </w:r>
      <w:r w:rsidR="00D57B34">
        <w:rPr>
          <w:lang w:val="en-US"/>
        </w:rPr>
        <w:fldChar w:fldCharType="end"/>
      </w:r>
      <w:r w:rsidR="009F7E52">
        <w:rPr>
          <w:lang w:val="en-US"/>
        </w:rPr>
        <w:t xml:space="preserve"> </w:t>
      </w:r>
    </w:p>
    <w:p w14:paraId="35C82D0D" w14:textId="7AE845C9" w:rsidR="002C1574" w:rsidRPr="00BF031B" w:rsidDel="00F43596" w:rsidRDefault="003C4414" w:rsidP="002C1574">
      <w:pPr>
        <w:spacing w:after="120" w:line="480" w:lineRule="auto"/>
        <w:rPr>
          <w:del w:id="580" w:author="James Totterdell" w:date="2019-08-30T11:59:00Z"/>
          <w:i/>
          <w:color w:val="FF0000"/>
        </w:rPr>
      </w:pPr>
      <w:del w:id="581" w:author="James Totterdell" w:date="2019-08-30T11:59:00Z">
        <w:r w:rsidDel="00F43596">
          <w:rPr>
            <w:lang w:val="en-US"/>
          </w:rPr>
          <w:delText xml:space="preserve">This SCCS identified a reduced risk of </w:delText>
        </w:r>
        <w:r w:rsidR="0025361F" w:rsidDel="00F43596">
          <w:rPr>
            <w:lang w:val="en-US"/>
          </w:rPr>
          <w:delText>rash requiring antiviral</w:delText>
        </w:r>
        <w:r w:rsidR="0025361F" w:rsidDel="00F43596">
          <w:delText xml:space="preserve">, </w:delText>
        </w:r>
        <w:r w:rsidR="00D20E9E" w:rsidDel="00F43596">
          <w:delText>clinical attendance</w:delText>
        </w:r>
        <w:r w:rsidDel="00F43596">
          <w:delText xml:space="preserve"> and</w:delText>
        </w:r>
        <w:r w:rsidR="00D20E9E" w:rsidDel="00F43596">
          <w:delText xml:space="preserve"> MI </w:delText>
        </w:r>
        <w:r w:rsidDel="00F43596">
          <w:delText>in the pre-exposure window</w:delText>
        </w:r>
      </w:del>
      <w:ins w:id="582" w:author="catherine.glover1" w:date="2019-05-28T17:19:00Z">
        <w:del w:id="583" w:author="James Totterdell" w:date="2019-08-30T11:59:00Z">
          <w:r w:rsidR="009E21DD" w:rsidDel="00F43596">
            <w:delText>,</w:delText>
          </w:r>
        </w:del>
      </w:ins>
      <w:del w:id="584" w:author="James Totterdell" w:date="2019-08-30T11:59:00Z">
        <w:r w:rsidR="00D20E9E" w:rsidDel="00F43596">
          <w:delText xml:space="preserve"> may</w:delText>
        </w:r>
        <w:r w:rsidR="0025361F" w:rsidDel="00F43596">
          <w:delText xml:space="preserve"> </w:delText>
        </w:r>
      </w:del>
      <w:ins w:id="585" w:author="catherine.glover1" w:date="2019-05-28T17:19:00Z">
        <w:del w:id="586" w:author="James Totterdell" w:date="2019-08-30T11:59:00Z">
          <w:r w:rsidR="009E21DD" w:rsidDel="00F43596">
            <w:delText xml:space="preserve">which </w:delText>
          </w:r>
        </w:del>
      </w:ins>
      <w:del w:id="587" w:author="James Totterdell" w:date="2019-08-30T11:59:00Z">
        <w:r w:rsidR="0025361F" w:rsidDel="00F43596">
          <w:delText>supports the healthy</w:delText>
        </w:r>
        <w:r w:rsidR="00D20E9E" w:rsidDel="00F43596">
          <w:delText xml:space="preserve"> vaccine</w:delText>
        </w:r>
        <w:r w:rsidR="0025361F" w:rsidDel="00F43596">
          <w:delText>e</w:delText>
        </w:r>
        <w:r w:rsidR="00D20E9E" w:rsidDel="00F43596">
          <w:delText xml:space="preserve"> effect</w:delText>
        </w:r>
        <w:r w:rsidDel="00F43596">
          <w:delText xml:space="preserve"> and the strength of the SCCS methodology</w:delText>
        </w:r>
        <w:r w:rsidR="002C0D3C" w:rsidDel="00F43596">
          <w:delText>.</w:delText>
        </w:r>
        <w:r w:rsidDel="00F43596">
          <w:fldChar w:fldCharType="begin"/>
        </w:r>
        <w:r w:rsidR="00785DBE" w:rsidDel="00F43596">
          <w:delInstrText xml:space="preserve"> ADDIN EN.CITE &lt;EndNote&gt;&lt;Cite&gt;&lt;Author&gt;Baker&lt;/Author&gt;&lt;Year&gt;2015&lt;/Year&gt;&lt;RecNum&gt;87&lt;/RecNum&gt;&lt;DisplayText&gt;[17]&lt;/DisplayText&gt;&lt;record&gt;&lt;rec-number&gt;87&lt;/rec-number&gt;&lt;foreign-keys&gt;&lt;key app="EN" db-id="etz0fzt9irpvzmesttlxpwt8sevx05zeww00" timestamp="1558186230"&gt;87&lt;/key&gt;&lt;/foreign-keys&gt;&lt;ref-type name="Journal Article"&gt;17&lt;/ref-type&gt;&lt;contributors&gt;&lt;authors&gt;&lt;author&gt;Baker, M. A.&lt;/author&gt;&lt;author&gt;Lieu, T. A.&lt;/author&gt;&lt;author&gt;Li, L.&lt;/author&gt;&lt;author&gt;Hua, W.&lt;/author&gt;&lt;author&gt;Qiang, Y.&lt;/author&gt;&lt;author&gt;Kawai, A. T.&lt;/author&gt;&lt;author&gt;Fireman, B. H.&lt;/author&gt;&lt;author&gt;Martin, D. B.&lt;/author&gt;&lt;author&gt;Nguyen, M. D.&lt;/author&gt;&lt;/authors&gt;&lt;/contributors&gt;&lt;titles&gt;&lt;title&gt;A vaccine study design selection framework for the postlicensure rapid immunization safety monitoring program&lt;/title&gt;&lt;secondary-title&gt;Am J Epidemiol&lt;/secondary-title&gt;&lt;alt-title&gt;American journal of epidemiology&lt;/alt-title&gt;&lt;/titles&gt;&lt;alt-periodical&gt;&lt;full-title&gt;American Journal of Epidemiology&lt;/full-title&gt;&lt;/alt-periodical&gt;&lt;pages&gt;608-18&lt;/pages&gt;&lt;volume&gt;181&lt;/volume&gt;&lt;number&gt;8&lt;/number&gt;&lt;edition&gt;2015/03/15&lt;/edition&gt;&lt;keywords&gt;&lt;keyword&gt;Case-Control Studies&lt;/keyword&gt;&lt;keyword&gt;Cohort Studies&lt;/keyword&gt;&lt;keyword&gt;Humans&lt;/keyword&gt;&lt;keyword&gt;Immunization/*adverse effects&lt;/keyword&gt;&lt;keyword&gt;*Patient Safety&lt;/keyword&gt;&lt;keyword&gt;Product Surveillance, Postmarketing/*methods&lt;/keyword&gt;&lt;keyword&gt;Research Design&lt;/keyword&gt;&lt;keyword&gt;Vaccines/*adverse effects&lt;/keyword&gt;&lt;keyword&gt;Mini-Sentinel&lt;/keyword&gt;&lt;keyword&gt;Prism&lt;/keyword&gt;&lt;keyword&gt;immunization&lt;/keyword&gt;&lt;keyword&gt;methods&lt;/keyword&gt;&lt;keyword&gt;safety&lt;/keyword&gt;&lt;keyword&gt;surveillance&lt;/keyword&gt;&lt;keyword&gt;vaccine&lt;/keyword&gt;&lt;/keywords&gt;&lt;dates&gt;&lt;year&gt;2015&lt;/year&gt;&lt;pub-dates&gt;&lt;date&gt;Apr 15&lt;/date&gt;&lt;/pub-dates&gt;&lt;/dates&gt;&lt;isbn&gt;0002-9262&lt;/isbn&gt;&lt;accession-num&gt;25769306&lt;/accession-num&gt;&lt;urls&gt;&lt;/urls&gt;&lt;electronic-resource-num&gt;10.1093/aje/kwu322&lt;/electronic-resource-num&gt;&lt;remote-database-provider&gt;NLM&lt;/remote-database-provider&gt;&lt;language&gt;eng&lt;/language&gt;&lt;/record&gt;&lt;/Cite&gt;&lt;/EndNote&gt;</w:delInstrText>
        </w:r>
        <w:r w:rsidDel="00F43596">
          <w:fldChar w:fldCharType="separate"/>
        </w:r>
        <w:r w:rsidR="00785DBE" w:rsidDel="00F43596">
          <w:rPr>
            <w:noProof/>
          </w:rPr>
          <w:delText>[17]</w:delText>
        </w:r>
        <w:r w:rsidDel="00F43596">
          <w:fldChar w:fldCharType="end"/>
        </w:r>
        <w:r w:rsidR="002C0D3C" w:rsidDel="00F43596">
          <w:delText xml:space="preserve"> </w:delText>
        </w:r>
        <w:r w:rsidR="00AF58CA" w:rsidDel="00F43596">
          <w:delText>Previous analysis of the MedicineInsight data (5.28 million individuals aged 50 to 84 years from November 2016 to October 2017) had shown that recipients of ZVL were less likely to be current smokers (4.3%) than non-recipients (6.5%)</w:delText>
        </w:r>
      </w:del>
      <w:ins w:id="588" w:author="catherine.glover1" w:date="2019-05-28T17:19:00Z">
        <w:del w:id="589" w:author="James Totterdell" w:date="2019-08-30T11:59:00Z">
          <w:r w:rsidR="009E21DD" w:rsidDel="00F43596">
            <w:delText>,</w:delText>
          </w:r>
        </w:del>
      </w:ins>
      <w:del w:id="590" w:author="James Totterdell" w:date="2019-08-30T11:59:00Z">
        <w:r w:rsidR="00AF58CA" w:rsidDel="00F43596">
          <w:delText xml:space="preserve"> and that approximately 20% had practice encounters once per week (J. Marsh, personal </w:delText>
        </w:r>
        <w:commentRangeStart w:id="591"/>
        <w:commentRangeStart w:id="592"/>
        <w:r w:rsidR="00AF58CA" w:rsidDel="00F43596">
          <w:delText>communication</w:delText>
        </w:r>
        <w:commentRangeEnd w:id="591"/>
        <w:r w:rsidR="00AF58CA" w:rsidDel="00F43596">
          <w:rPr>
            <w:rStyle w:val="CommentReference"/>
          </w:rPr>
          <w:commentReference w:id="591"/>
        </w:r>
        <w:commentRangeEnd w:id="592"/>
        <w:r w:rsidR="009E21DD" w:rsidDel="00F43596">
          <w:rPr>
            <w:rStyle w:val="CommentReference"/>
          </w:rPr>
          <w:commentReference w:id="592"/>
        </w:r>
        <w:r w:rsidR="00AF58CA" w:rsidDel="00F43596">
          <w:delText>).</w:delText>
        </w:r>
      </w:del>
    </w:p>
    <w:p w14:paraId="30A48280" w14:textId="306C66A8" w:rsidR="00D57B34" w:rsidRDefault="00D57B34" w:rsidP="00D57B34">
      <w:pPr>
        <w:spacing w:after="120" w:line="480" w:lineRule="auto"/>
      </w:pPr>
      <w:r>
        <w:t xml:space="preserve">Recently, the US Advisory Committee on Immunization Practices (ACIP) has recommended the new </w:t>
      </w:r>
      <w:r w:rsidRPr="00D57B34">
        <w:t>non-live recombinant herpes zoster subunit</w:t>
      </w:r>
      <w:r>
        <w:t xml:space="preserve"> vaccine be used in preference to ZV</w:t>
      </w:r>
      <w:r w:rsidR="00A34CF1">
        <w:t>L</w:t>
      </w:r>
      <w:r>
        <w:t xml:space="preserve"> for </w:t>
      </w:r>
      <w:r w:rsidRPr="00D57B34">
        <w:t>in immunocompetent adults aged 50 years and older</w:t>
      </w:r>
      <w:r>
        <w:t>.</w:t>
      </w:r>
      <w:r>
        <w:fldChar w:fldCharType="begin">
          <w:fldData xml:space="preserve">PEVuZE5vdGU+PENpdGU+PEF1dGhvcj5Eb29saW5nPC9BdXRob3I+PFllYXI+MjAxODwvWWVhcj48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</w:fldData>
        </w:fldChar>
      </w:r>
      <w:r w:rsidR="001F2B30">
        <w:instrText xml:space="preserve"> ADDIN EN.CITE </w:instrText>
      </w:r>
      <w:r w:rsidR="001F2B30">
        <w:fldChar w:fldCharType="begin">
          <w:fldData xml:space="preserve">PEVuZE5vdGU+PENpdGU+PEF1dGhvcj5Eb29saW5nPC9BdXRob3I+PFllYXI+MjAxODwvWWVhcj48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</w:fldData>
        </w:fldChar>
      </w:r>
      <w:r w:rsidR="001F2B30">
        <w:instrText xml:space="preserve"> ADDIN EN.CITE.DATA </w:instrText>
      </w:r>
      <w:r w:rsidR="001F2B30">
        <w:fldChar w:fldCharType="end"/>
      </w:r>
      <w:r>
        <w:fldChar w:fldCharType="separate"/>
      </w:r>
      <w:r w:rsidR="001F2B30">
        <w:rPr>
          <w:noProof/>
        </w:rPr>
        <w:t>[29]</w:t>
      </w:r>
      <w:r>
        <w:fldChar w:fldCharType="end"/>
      </w:r>
      <w:r w:rsidR="005E72FD" w:rsidRPr="005E72FD">
        <w:t xml:space="preserve"> </w:t>
      </w:r>
      <w:r w:rsidR="00A34CF1">
        <w:t>The new</w:t>
      </w:r>
      <w:r w:rsidR="005E72FD">
        <w:t xml:space="preserve"> vaccine was registered in Australia in July 2018</w:t>
      </w:r>
      <w:r w:rsidR="00A34CF1">
        <w:t xml:space="preserve"> and wh</w:t>
      </w:r>
      <w:r w:rsidR="005E72FD">
        <w:t>ile efficacy has been demonstrated, and it is not contraindicated in immunocompromised individuals,</w:t>
      </w:r>
      <w:r w:rsidR="005E72FD">
        <w:fldChar w:fldCharType="begin">
          <w:fldData xml:space="preserve">PEVuZE5vdGU+PENpdGU+PEF1dGhvcj5IdXJsZXk8L0F1dGhvcj48WWVhcj4yMDE4PC9ZZWFyPjxS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=
</w:fldData>
        </w:fldChar>
      </w:r>
      <w:r w:rsidR="001F2B30">
        <w:instrText xml:space="preserve"> ADDIN EN.CITE </w:instrText>
      </w:r>
      <w:r w:rsidR="001F2B30">
        <w:fldChar w:fldCharType="begin">
          <w:fldData xml:space="preserve">PEVuZE5vdGU+PENpdGU+PEF1dGhvcj5IdXJsZXk8L0F1dGhvcj48WWVhcj4yMDE4PC9ZZWFyPjxS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=
</w:fldData>
        </w:fldChar>
      </w:r>
      <w:r w:rsidR="001F2B30">
        <w:instrText xml:space="preserve"> ADDIN EN.CITE.DATA </w:instrText>
      </w:r>
      <w:r w:rsidR="001F2B30">
        <w:fldChar w:fldCharType="end"/>
      </w:r>
      <w:r w:rsidR="005E72FD">
        <w:fldChar w:fldCharType="separate"/>
      </w:r>
      <w:r w:rsidR="001F2B30">
        <w:rPr>
          <w:noProof/>
        </w:rPr>
        <w:t>[27]</w:t>
      </w:r>
      <w:r w:rsidR="005E72FD">
        <w:fldChar w:fldCharType="end"/>
      </w:r>
      <w:r w:rsidR="005E72FD">
        <w:t xml:space="preserve"> a recent meta-analysis suggests that it may be associated with more ISR than </w:t>
      </w:r>
      <w:r w:rsidR="00A34CF1">
        <w:t>ZVL</w:t>
      </w:r>
      <w:r w:rsidR="005E72FD">
        <w:t>.</w:t>
      </w:r>
      <w:r w:rsidR="005E72FD">
        <w:fldChar w:fldCharType="begin">
          <w:fldData xml:space="preserve">PEVuZE5vdGU+PENpdGU+PEF1dGhvcj5UcmljY288L0F1dGhvcj48WWVhcj4yMDE4PC9ZZWFyPjxS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</w:fldData>
        </w:fldChar>
      </w:r>
      <w:r w:rsidR="001F2B30">
        <w:instrText xml:space="preserve"> ADDIN EN.CITE </w:instrText>
      </w:r>
      <w:r w:rsidR="001F2B30">
        <w:fldChar w:fldCharType="begin">
          <w:fldData xml:space="preserve">PEVuZE5vdGU+PENpdGU+PEF1dGhvcj5UcmljY288L0F1dGhvcj48WWVhcj4yMDE4PC9ZZWFyPjxS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</w:fldData>
        </w:fldChar>
      </w:r>
      <w:r w:rsidR="001F2B30">
        <w:instrText xml:space="preserve"> ADDIN EN.CITE.DATA </w:instrText>
      </w:r>
      <w:r w:rsidR="001F2B30">
        <w:fldChar w:fldCharType="end"/>
      </w:r>
      <w:r w:rsidR="005E72FD">
        <w:fldChar w:fldCharType="separate"/>
      </w:r>
      <w:r w:rsidR="001F2B30">
        <w:rPr>
          <w:noProof/>
        </w:rPr>
        <w:t>[30]</w:t>
      </w:r>
      <w:r w:rsidR="005E72FD">
        <w:fldChar w:fldCharType="end"/>
      </w:r>
      <w:r w:rsidR="00A34CF1">
        <w:t xml:space="preserve"> </w:t>
      </w:r>
      <w:commentRangeStart w:id="593"/>
      <w:del w:id="594" w:author="James Totterdell" w:date="2019-08-30T12:05:00Z">
        <w:r w:rsidR="00A34CF1" w:rsidDel="006F2283">
          <w:delText>The MedicineInsight data will be valuable in evaluating the comparative risk of adverse events following introduction on the new vaccine</w:delText>
        </w:r>
        <w:commentRangeEnd w:id="593"/>
        <w:r w:rsidR="00AB3876" w:rsidDel="006F2283">
          <w:rPr>
            <w:rStyle w:val="CommentReference"/>
          </w:rPr>
          <w:commentReference w:id="593"/>
        </w:r>
        <w:r w:rsidR="00A34CF1" w:rsidDel="006F2283">
          <w:delText>.</w:delText>
        </w:r>
      </w:del>
    </w:p>
    <w:p w14:paraId="589DB17D" w14:textId="06AC9F8E" w:rsidR="00A53B27" w:rsidRDefault="00225819" w:rsidP="00AF6B80">
      <w:pPr>
        <w:spacing w:after="120" w:line="480" w:lineRule="auto"/>
        <w:rPr>
          <w:ins w:id="595" w:author="James Totterdell" w:date="2019-08-30T12:27:00Z"/>
        </w:rPr>
      </w:pPr>
      <w:ins w:id="596" w:author="James Totterdell" w:date="2019-08-30T12:34:00Z">
        <w:r>
          <w:t xml:space="preserve">Although our results are reassuring, there are limitations to the use of </w:t>
        </w:r>
        <w:proofErr w:type="spellStart"/>
        <w:r>
          <w:t>MedicineInsight</w:t>
        </w:r>
        <w:proofErr w:type="spellEnd"/>
        <w:r>
          <w:t xml:space="preserve"> data and the methods which were applied. </w:t>
        </w:r>
        <w:proofErr w:type="gramStart"/>
        <w:r>
          <w:t>An</w:t>
        </w:r>
        <w:proofErr w:type="gramEnd"/>
        <w:r>
          <w:t xml:space="preserve"> key requirement of the analysis is that if an event occurred during an individuals' observation period it would have been ascertained. However, the quality of data used is dependent on GP data entry into the on-site clinical information system. Where an outcome was not recorded, it is not possible to know whether this reflected an absence of the outcome or of documentation, particularly for minor outcomes such as ISR. As not all data were coded, exposures and outcome events were identified by regular expression searches of text strings, which were not validated. Additionally, individual identifiers were only available at the site level, meaning any individuals attending multiple sites were treated as distinct individuals at each site. This meant that </w:t>
        </w:r>
      </w:ins>
      <w:ins w:id="597" w:author="James Totterdell" w:date="2019-08-30T12:35:00Z">
        <w:r w:rsidR="00FF4953">
          <w:t>outcome</w:t>
        </w:r>
      </w:ins>
      <w:ins w:id="598" w:author="James Totterdell" w:date="2019-08-30T12:34:00Z">
        <w:r>
          <w:t xml:space="preserve"> events occurring at a site other than the one attended for vaccination would not be </w:t>
        </w:r>
        <w:r>
          <w:lastRenderedPageBreak/>
          <w:t>ascertained. However, evidence suggests multiple practice attendance may be lower in the older age groups we investigated \</w:t>
        </w:r>
        <w:proofErr w:type="spellStart"/>
        <w:r>
          <w:t>citep</w:t>
        </w:r>
        <w:proofErr w:type="spellEnd"/>
        <w:r>
          <w:t xml:space="preserve">{wright2018}. Outcomes such as stroke and MI may be more likely to present to an emergency department than to primary care, such that general practice data may be insufficiently sensitive to monitor these events. </w:t>
        </w:r>
      </w:ins>
      <w:del w:id="599" w:author="James Totterdell" w:date="2019-08-30T12:34:00Z">
        <w:r w:rsidR="002C0D3C" w:rsidDel="00225819">
          <w:delText xml:space="preserve">Although our results are reassuring, there are limitations to the </w:delText>
        </w:r>
        <w:r w:rsidR="002C0D3C" w:rsidRPr="00442868" w:rsidDel="00225819">
          <w:delText xml:space="preserve">use of </w:delText>
        </w:r>
        <w:commentRangeStart w:id="600"/>
        <w:r w:rsidR="00030462" w:rsidRPr="00442868" w:rsidDel="00225819">
          <w:delText>MedicineInsight data</w:delText>
        </w:r>
        <w:commentRangeEnd w:id="600"/>
        <w:r w:rsidR="00F767DD" w:rsidDel="00225819">
          <w:rPr>
            <w:rStyle w:val="CommentReference"/>
          </w:rPr>
          <w:commentReference w:id="600"/>
        </w:r>
        <w:r w:rsidR="002C0D3C" w:rsidRPr="00442868" w:rsidDel="00225819">
          <w:delText xml:space="preserve">. </w:delText>
        </w:r>
        <w:r w:rsidR="00030462" w:rsidRPr="00442868" w:rsidDel="00225819">
          <w:delText xml:space="preserve">The </w:delText>
        </w:r>
        <w:r w:rsidR="00030462" w:rsidDel="00225819">
          <w:delText>quality of data is dependent on GP data entry into the on-site clinical information system. Where an outcome is not recorded, it is not possible to know whether this reflected an absence of the outcome or of documentation, particularly for minor outcomes such as ISR.</w:delText>
        </w:r>
        <w:r w:rsidR="005A5D72" w:rsidDel="00225819">
          <w:delText xml:space="preserve"> As </w:delText>
        </w:r>
      </w:del>
      <w:ins w:id="601" w:author="catherine.glover1" w:date="2019-05-28T17:25:00Z">
        <w:del w:id="602" w:author="James Totterdell" w:date="2019-08-30T12:34:00Z">
          <w:r w:rsidR="005B215F" w:rsidDel="00225819">
            <w:delText xml:space="preserve">not all </w:delText>
          </w:r>
        </w:del>
      </w:ins>
      <w:del w:id="603" w:author="James Totterdell" w:date="2019-08-30T12:34:00Z">
        <w:r w:rsidR="005A5D72" w:rsidDel="00225819">
          <w:delText>data is entered as free text</w:delText>
        </w:r>
      </w:del>
      <w:ins w:id="604" w:author="catherine.glover1" w:date="2019-05-28T17:25:00Z">
        <w:del w:id="605" w:author="James Totterdell" w:date="2019-08-30T12:34:00Z">
          <w:r w:rsidR="005B215F" w:rsidDel="00225819">
            <w:delText>were coded</w:delText>
          </w:r>
        </w:del>
      </w:ins>
      <w:del w:id="606" w:author="James Totterdell" w:date="2019-08-30T12:34:00Z">
        <w:r w:rsidR="005A5D72" w:rsidDel="00225819">
          <w:delText xml:space="preserve">, </w:delText>
        </w:r>
        <w:r w:rsidR="00030462" w:rsidRPr="005A5D72" w:rsidDel="00225819">
          <w:delText>exposures and outcome events were identified by regular expression searches of text strings</w:delText>
        </w:r>
      </w:del>
      <w:ins w:id="607" w:author="catherine.glover1" w:date="2019-05-28T17:25:00Z">
        <w:del w:id="608" w:author="James Totterdell" w:date="2019-08-30T12:34:00Z">
          <w:r w:rsidR="005B215F" w:rsidDel="00225819">
            <w:delText>,</w:delText>
          </w:r>
        </w:del>
      </w:ins>
      <w:del w:id="609" w:author="James Totterdell" w:date="2019-08-30T12:34:00Z">
        <w:r w:rsidR="005A5D72" w:rsidRPr="005A5D72" w:rsidDel="00225819">
          <w:delText xml:space="preserve"> which </w:delText>
        </w:r>
      </w:del>
      <w:del w:id="610" w:author="James Totterdell" w:date="2019-08-30T12:28:00Z">
        <w:r w:rsidR="005A5D72" w:rsidRPr="005A5D72" w:rsidDel="00455B54">
          <w:delText>are difficult to validate</w:delText>
        </w:r>
      </w:del>
      <w:del w:id="611" w:author="James Totterdell" w:date="2019-08-30T12:34:00Z">
        <w:r w:rsidR="00030462" w:rsidRPr="005A5D72" w:rsidDel="00225819">
          <w:delText>.</w:delText>
        </w:r>
        <w:r w:rsidR="005A5D72" w:rsidDel="00225819">
          <w:delText xml:space="preserve"> </w:delText>
        </w:r>
      </w:del>
      <w:ins w:id="612" w:author="James Totterdell" w:date="2019-08-30T12:26:00Z">
        <w:r w:rsidR="00A53B27">
          <w:t xml:space="preserve">It </w:t>
        </w:r>
      </w:ins>
      <w:del w:id="613" w:author="James Totterdell" w:date="2019-08-30T12:26:00Z">
        <w:r w:rsidR="005A5D72" w:rsidDel="00A53B27">
          <w:delText xml:space="preserve">It was not possible to determine </w:delText>
        </w:r>
      </w:del>
      <w:ins w:id="614" w:author="catherine.glover1" w:date="2019-05-28T17:25:00Z">
        <w:del w:id="615" w:author="James Totterdell" w:date="2019-08-30T12:26:00Z">
          <w:r w:rsidR="005B215F" w:rsidDel="00A53B27">
            <w:delText xml:space="preserve">exact </w:delText>
          </w:r>
        </w:del>
      </w:ins>
      <w:del w:id="616" w:author="James Totterdell" w:date="2019-08-30T12:26:00Z">
        <w:r w:rsidR="005A5D72" w:rsidDel="00A53B27">
          <w:delText xml:space="preserve">event onset dates as these could only be inferred </w:delText>
        </w:r>
        <w:r w:rsidR="005A5D72" w:rsidRPr="005A5D72" w:rsidDel="00A53B27">
          <w:delText xml:space="preserve">from the encounter or diagnosis date recorded. </w:delText>
        </w:r>
      </w:del>
    </w:p>
    <w:p w14:paraId="11C634DC" w14:textId="00D7C200" w:rsidR="001B1071" w:rsidRDefault="005A5D72" w:rsidP="00AF6B80">
      <w:pPr>
        <w:spacing w:after="120" w:line="480" w:lineRule="auto"/>
      </w:pPr>
      <w:r w:rsidRPr="005A5D72">
        <w:t>It was not possible to determine</w:t>
      </w:r>
      <w:ins w:id="617" w:author="James Totterdell" w:date="2019-08-30T12:27:00Z">
        <w:r w:rsidR="00455B54">
          <w:t xml:space="preserve"> an </w:t>
        </w:r>
        <w:proofErr w:type="spellStart"/>
        <w:r w:rsidR="00455B54">
          <w:t>individuals</w:t>
        </w:r>
      </w:ins>
      <w:proofErr w:type="spellEnd"/>
      <w:r w:rsidRPr="005A5D72">
        <w:t xml:space="preserve"> </w:t>
      </w:r>
      <w:del w:id="618" w:author="catherine.glover1" w:date="2019-05-28T17:25:00Z">
        <w:r w:rsidRPr="005A5D72" w:rsidDel="005B215F">
          <w:delText>whether cases were immunocompromised</w:delText>
        </w:r>
      </w:del>
      <w:ins w:id="619" w:author="catherine.glover1" w:date="2019-05-28T17:26:00Z">
        <w:r w:rsidR="005B215F">
          <w:t xml:space="preserve">level of </w:t>
        </w:r>
      </w:ins>
      <w:ins w:id="620" w:author="catherine.glover1" w:date="2019-05-28T17:25:00Z">
        <w:r w:rsidR="005B215F">
          <w:t>immunocompetency</w:t>
        </w:r>
      </w:ins>
      <w:r w:rsidR="000E1AEE">
        <w:t xml:space="preserve"> due to the complexity of classifying the immune status of individual patients based on limited information; </w:t>
      </w:r>
      <w:del w:id="621" w:author="James Totterdell" w:date="2019-08-30T11:55:00Z">
        <w:r w:rsidR="000E1AEE" w:rsidDel="005C5832">
          <w:delText xml:space="preserve">immunocompromise </w:delText>
        </w:r>
      </w:del>
      <w:ins w:id="622" w:author="James Totterdell" w:date="2019-08-30T11:55:00Z">
        <w:r w:rsidR="005C5832">
          <w:t>immune status</w:t>
        </w:r>
        <w:r w:rsidR="005C5832">
          <w:t xml:space="preserve"> </w:t>
        </w:r>
      </w:ins>
      <w:r w:rsidRPr="005A5D72">
        <w:t>may affect the experience of adverse events.</w:t>
      </w:r>
      <w:r w:rsidRPr="005A5D72">
        <w:fldChar w:fldCharType="begin">
          <w:fldData xml:space="preserve">PEVuZE5vdGU+PENpdGU+PEF1dGhvcj5BbGV4YW5kZXI8L0F1dGhvcj48WWVhcj4yMDE4PC9ZZWFy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</w:fldData>
        </w:fldChar>
      </w:r>
      <w:r w:rsidRPr="005A5D72">
        <w:instrText xml:space="preserve"> ADDIN EN.CITE </w:instrText>
      </w:r>
      <w:r w:rsidRPr="005A5D72">
        <w:fldChar w:fldCharType="begin">
          <w:fldData xml:space="preserve">PEVuZE5vdGU+PENpdGU+PEF1dGhvcj5BbGV4YW5kZXI8L0F1dGhvcj48WWVhcj4yMDE4PC9ZZWFy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</w:fldData>
        </w:fldChar>
      </w:r>
      <w:r w:rsidRPr="005A5D72">
        <w:instrText xml:space="preserve"> ADDIN EN.CITE.DATA </w:instrText>
      </w:r>
      <w:r w:rsidRPr="005A5D72">
        <w:fldChar w:fldCharType="end"/>
      </w:r>
      <w:r w:rsidRPr="005A5D72">
        <w:fldChar w:fldCharType="separate"/>
      </w:r>
      <w:r w:rsidRPr="005A5D72">
        <w:rPr>
          <w:noProof/>
        </w:rPr>
        <w:t>[26, 31]</w:t>
      </w:r>
      <w:r w:rsidRPr="005A5D72">
        <w:fldChar w:fldCharType="end"/>
      </w:r>
      <w:r>
        <w:t xml:space="preserve"> </w:t>
      </w:r>
      <w:commentRangeStart w:id="623"/>
      <w:commentRangeStart w:id="624"/>
      <w:del w:id="625" w:author="James Totterdell" w:date="2019-08-30T12:35:00Z">
        <w:r w:rsidR="002C0D3C" w:rsidDel="00590532">
          <w:delText>Outcomes</w:delText>
        </w:r>
        <w:commentRangeEnd w:id="623"/>
        <w:r w:rsidR="00CD6BB2" w:rsidDel="00590532">
          <w:rPr>
            <w:rStyle w:val="CommentReference"/>
          </w:rPr>
          <w:commentReference w:id="623"/>
        </w:r>
        <w:commentRangeEnd w:id="624"/>
        <w:r w:rsidR="005B215F" w:rsidDel="00590532">
          <w:rPr>
            <w:rStyle w:val="CommentReference"/>
          </w:rPr>
          <w:commentReference w:id="624"/>
        </w:r>
        <w:r w:rsidR="002C0D3C" w:rsidDel="00590532">
          <w:delText xml:space="preserve"> such as stroke and MI may be </w:delText>
        </w:r>
        <w:r w:rsidR="000347F6" w:rsidDel="00590532">
          <w:delText xml:space="preserve">more likely to present to an emergency department than to primary care, such that general practice data may be insufficiently sensitive for these events. </w:delText>
        </w:r>
      </w:del>
    </w:p>
    <w:p w14:paraId="1E16F9C9" w14:textId="7610638C" w:rsidR="00B074A9" w:rsidRDefault="00B074A9" w:rsidP="00AF6B80">
      <w:pPr>
        <w:spacing w:after="120" w:line="480" w:lineRule="auto"/>
      </w:pPr>
      <w:r>
        <w:t xml:space="preserve">The use of general practice data and the SCCS design is a critical step in moving </w:t>
      </w:r>
      <w:r w:rsidRPr="00B074A9">
        <w:t xml:space="preserve">beyond passive surveillance </w:t>
      </w:r>
      <w:r>
        <w:t>and</w:t>
      </w:r>
      <w:r w:rsidRPr="00B074A9">
        <w:t xml:space="preserve"> its inherent limitations</w:t>
      </w:r>
      <w:r>
        <w:t xml:space="preserve">. </w:t>
      </w:r>
      <w:r w:rsidRPr="00B074A9">
        <w:t>In Australia, many patients, especially older patients, see a regular general practitioner and GPs are immunisation providers for most patient cohorts. There is significant scope to better utilise routinely collected GP data for vaccine safety surveillance once the limitations and applications are more fully understood and validation of methodology has occurred.</w:t>
      </w:r>
      <w:r w:rsidR="00046004">
        <w:t xml:space="preserve"> For more severe adverse events, the application of SCCS to hospitalisation data has been effective internationally.</w:t>
      </w:r>
      <w:r w:rsidR="00046004">
        <w:fldChar w:fldCharType="begin">
          <w:fldData xml:space="preserve">PEVuZE5vdGU+PENpdGU+PEF1dGhvcj5CYWtrZW48L0F1dGhvcj48WWVhcj4yMDE1PC9ZZWFyPjxS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</w:fldData>
        </w:fldChar>
      </w:r>
      <w:r w:rsidR="00785DBE">
        <w:instrText xml:space="preserve"> ADDIN EN.CITE </w:instrText>
      </w:r>
      <w:r w:rsidR="00785DBE">
        <w:fldChar w:fldCharType="begin">
          <w:fldData xml:space="preserve">PEVuZE5vdGU+PENpdGU+PEF1dGhvcj5CYWtrZW48L0F1dGhvcj48WWVhcj4yMDE1PC9ZZWFyPjxS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</w:fldData>
        </w:fldChar>
      </w:r>
      <w:r w:rsidR="00785DBE">
        <w:instrText xml:space="preserve"> ADDIN EN.CITE.DATA </w:instrText>
      </w:r>
      <w:r w:rsidR="00785DBE">
        <w:fldChar w:fldCharType="end"/>
      </w:r>
      <w:r w:rsidR="00046004">
        <w:fldChar w:fldCharType="separate"/>
      </w:r>
      <w:r w:rsidR="00785DBE">
        <w:rPr>
          <w:noProof/>
        </w:rPr>
        <w:t>[15, 16]</w:t>
      </w:r>
      <w:r w:rsidR="00046004">
        <w:fldChar w:fldCharType="end"/>
      </w:r>
      <w:r w:rsidRPr="00B074A9">
        <w:t xml:space="preserve"> Linkage with hospitalisation data</w:t>
      </w:r>
      <w:r w:rsidR="00046004">
        <w:t xml:space="preserve"> in Australia</w:t>
      </w:r>
      <w:r w:rsidRPr="00B074A9">
        <w:t xml:space="preserve"> will make primary care data a rich source of information</w:t>
      </w:r>
      <w:r w:rsidR="00403AB4">
        <w:t>.</w:t>
      </w:r>
    </w:p>
    <w:p w14:paraId="2580C3C3" w14:textId="77777777" w:rsidR="005A64DB" w:rsidRDefault="005A64DB" w:rsidP="00C92A9C">
      <w:pPr>
        <w:pStyle w:val="ListParagraph"/>
        <w:numPr>
          <w:ilvl w:val="0"/>
          <w:numId w:val="6"/>
        </w:numPr>
        <w:spacing w:after="120" w:line="480" w:lineRule="auto"/>
        <w:contextualSpacing w:val="0"/>
        <w:rPr>
          <w:b/>
        </w:rPr>
      </w:pPr>
      <w:r>
        <w:rPr>
          <w:b/>
        </w:rPr>
        <w:lastRenderedPageBreak/>
        <w:t>Conclusion</w:t>
      </w:r>
    </w:p>
    <w:p w14:paraId="57E2DF30" w14:textId="76A385D2" w:rsidR="005A64DB" w:rsidRPr="002C1574" w:rsidRDefault="002C1574" w:rsidP="00EC2380">
      <w:pPr>
        <w:spacing w:after="120" w:line="480" w:lineRule="auto"/>
      </w:pPr>
      <w:r>
        <w:t xml:space="preserve">No new safety concerns were identified for </w:t>
      </w:r>
      <w:r w:rsidR="008B075F">
        <w:t>ZVL</w:t>
      </w:r>
      <w:r>
        <w:t xml:space="preserve"> in this study based on a novel data source using a</w:t>
      </w:r>
      <w:ins w:id="626" w:author="catherine.glover1" w:date="2019-05-28T16:33:00Z">
        <w:r w:rsidR="003F5BCC">
          <w:t>n</w:t>
        </w:r>
      </w:ins>
      <w:r>
        <w:t xml:space="preserve"> SCCS design. Expected findings in relation to the positive (ISR) and negative (burn) control conditions confirm the validity of the SCCS in this setting, using general practice data. Findings in relation to cardiovascular disease and stroke </w:t>
      </w:r>
      <w:r w:rsidR="008B075F">
        <w:t>were reassuring</w:t>
      </w:r>
      <w:r w:rsidR="001B1071">
        <w:t>. Further work should focus on validation of identified exposures and outcomes and linkage with hospitalisation data.</w:t>
      </w:r>
    </w:p>
    <w:p w14:paraId="35991BFD" w14:textId="77777777" w:rsidR="005A64DB" w:rsidRDefault="005A64DB" w:rsidP="00EC2380">
      <w:pPr>
        <w:spacing w:after="120" w:line="480" w:lineRule="auto"/>
        <w:rPr>
          <w:b/>
        </w:rPr>
      </w:pPr>
      <w:r>
        <w:rPr>
          <w:b/>
        </w:rPr>
        <w:t xml:space="preserve">Statement </w:t>
      </w:r>
    </w:p>
    <w:p w14:paraId="381F817C" w14:textId="3830BAFC" w:rsidR="006D72D9" w:rsidRPr="00A31280" w:rsidDel="003D712A" w:rsidRDefault="005A64DB" w:rsidP="00EC2380">
      <w:pPr>
        <w:spacing w:after="120" w:line="480" w:lineRule="auto"/>
        <w:rPr>
          <w:del w:id="627" w:author="James Totterdell" w:date="2019-05-30T13:42:00Z"/>
          <w:i/>
        </w:rPr>
      </w:pPr>
      <w:proofErr w:type="gramStart"/>
      <w:r w:rsidRPr="00A31280">
        <w:rPr>
          <w:i/>
        </w:rPr>
        <w:t>….This</w:t>
      </w:r>
      <w:proofErr w:type="gramEnd"/>
      <w:r w:rsidRPr="00A31280">
        <w:rPr>
          <w:i/>
        </w:rPr>
        <w:t xml:space="preserve"> paper contains original unpublished work and is not being submitted for publication elsewhere.</w:t>
      </w:r>
      <w:r>
        <w:rPr>
          <w:i/>
        </w:rPr>
        <w:t xml:space="preserve"> Any conference/other presentation….</w:t>
      </w:r>
    </w:p>
    <w:p w14:paraId="48D9DF9C" w14:textId="77777777" w:rsidR="005A64DB" w:rsidRDefault="005A64DB" w:rsidP="00EC2380">
      <w:pPr>
        <w:spacing w:after="120" w:line="480" w:lineRule="auto"/>
        <w:rPr>
          <w:b/>
        </w:rPr>
      </w:pPr>
      <w:r>
        <w:rPr>
          <w:b/>
        </w:rPr>
        <w:t>Disclaimer??</w:t>
      </w:r>
    </w:p>
    <w:p w14:paraId="69645017" w14:textId="77777777" w:rsidR="005A64DB" w:rsidRDefault="005A64DB" w:rsidP="00EC2380">
      <w:pPr>
        <w:spacing w:after="120" w:line="480" w:lineRule="auto"/>
        <w:rPr>
          <w:b/>
        </w:rPr>
      </w:pPr>
      <w:r>
        <w:rPr>
          <w:b/>
        </w:rPr>
        <w:t>Funding source</w:t>
      </w:r>
    </w:p>
    <w:p w14:paraId="48617C30" w14:textId="77777777" w:rsidR="005A64DB" w:rsidRPr="00A31280" w:rsidRDefault="005A64DB" w:rsidP="00EC2380">
      <w:pPr>
        <w:spacing w:after="120" w:line="480" w:lineRule="auto"/>
        <w:rPr>
          <w:b/>
        </w:rPr>
      </w:pPr>
      <w:r>
        <w:rPr>
          <w:b/>
        </w:rPr>
        <w:t xml:space="preserve">Conflicts of interest statement </w:t>
      </w:r>
    </w:p>
    <w:p w14:paraId="5EE6249D" w14:textId="77777777" w:rsidR="005A64DB" w:rsidRPr="00A31280" w:rsidRDefault="005A64DB" w:rsidP="00EC2380">
      <w:pPr>
        <w:spacing w:after="120" w:line="480" w:lineRule="auto"/>
        <w:rPr>
          <w:b/>
        </w:rPr>
      </w:pPr>
      <w:r w:rsidRPr="00A31280">
        <w:rPr>
          <w:b/>
        </w:rPr>
        <w:t xml:space="preserve">Author contributions? </w:t>
      </w:r>
    </w:p>
    <w:p w14:paraId="3E177972" w14:textId="77777777" w:rsidR="005A64DB" w:rsidRDefault="005A64DB" w:rsidP="00EC2380">
      <w:pPr>
        <w:spacing w:after="120" w:line="480" w:lineRule="auto"/>
        <w:rPr>
          <w:b/>
        </w:rPr>
      </w:pPr>
      <w:r>
        <w:rPr>
          <w:b/>
        </w:rPr>
        <w:t xml:space="preserve">Acknowledgements </w:t>
      </w:r>
    </w:p>
    <w:p w14:paraId="259ADF29" w14:textId="77777777" w:rsidR="005A64DB" w:rsidRDefault="005A64DB" w:rsidP="00EC2380">
      <w:pPr>
        <w:spacing w:after="120" w:line="480" w:lineRule="auto"/>
        <w:rPr>
          <w:b/>
        </w:rPr>
      </w:pPr>
    </w:p>
    <w:p w14:paraId="416FEC14" w14:textId="77777777" w:rsidR="005A64DB" w:rsidRDefault="005A64DB" w:rsidP="00EC2380">
      <w:pPr>
        <w:spacing w:after="120" w:line="480" w:lineRule="auto"/>
        <w:rPr>
          <w:b/>
        </w:rPr>
      </w:pPr>
      <w:r>
        <w:rPr>
          <w:b/>
        </w:rPr>
        <w:t>References</w:t>
      </w:r>
    </w:p>
    <w:p w14:paraId="6DD1C5FD" w14:textId="77777777" w:rsidR="00785DBE" w:rsidRPr="00785DBE" w:rsidRDefault="005A64DB" w:rsidP="00785DBE">
      <w:pPr>
        <w:pStyle w:val="EndNoteBibliography"/>
        <w:spacing w:after="0"/>
      </w:pPr>
      <w:r>
        <w:fldChar w:fldCharType="begin"/>
      </w:r>
      <w:r>
        <w:instrText xml:space="preserve"> ADDIN EN.REFLIST </w:instrText>
      </w:r>
      <w:r>
        <w:fldChar w:fldCharType="separate"/>
      </w:r>
      <w:r w:rsidR="00785DBE" w:rsidRPr="00785DBE">
        <w:t>[1] Brisson M, Edmunds WJ, Law B, Gay NJ, Walld R, Brownell M, et al. Epidemiology of varicella zoster virus infection in Canada and the United Kingdom. Epidemiology and infection. 2001;127:305-14.</w:t>
      </w:r>
    </w:p>
    <w:p w14:paraId="1DD377DD" w14:textId="77777777" w:rsidR="00785DBE" w:rsidRPr="00785DBE" w:rsidRDefault="00785DBE" w:rsidP="00785DBE">
      <w:pPr>
        <w:pStyle w:val="EndNoteBibliography"/>
        <w:spacing w:after="0"/>
      </w:pPr>
      <w:r w:rsidRPr="00785DBE">
        <w:t>[2] Stein AN, Britt H, Harrison C, Conway EL, Cunningham A, Macintyre CR. Herpes zoster burden of illness and health care resource utilisation in the Australian population aged 50 years and older. Vaccine. 2009;27:520-9.</w:t>
      </w:r>
    </w:p>
    <w:p w14:paraId="306DBE67" w14:textId="77777777" w:rsidR="00785DBE" w:rsidRPr="00785DBE" w:rsidRDefault="00785DBE" w:rsidP="00785DBE">
      <w:pPr>
        <w:pStyle w:val="EndNoteBibliography"/>
        <w:spacing w:after="0"/>
      </w:pPr>
      <w:r w:rsidRPr="00785DBE">
        <w:t>[3] Pinchinat S, Cebrián-Cuenca AM, Bricout H, Johnson RW. Similar herpes zoster incidence across Europe: results from a systematic literature review. BMC infectious diseases. 2013;13:170-.</w:t>
      </w:r>
    </w:p>
    <w:p w14:paraId="49DE4FC0" w14:textId="77777777" w:rsidR="00785DBE" w:rsidRPr="00785DBE" w:rsidRDefault="00785DBE" w:rsidP="00785DBE">
      <w:pPr>
        <w:pStyle w:val="EndNoteBibliography"/>
        <w:spacing w:after="0"/>
      </w:pPr>
      <w:r w:rsidRPr="00785DBE">
        <w:t>[4] Insinga RP, Itzler RF, Pellissier JM, Saddier P, Nikas AA. The incidence of herpes zoster in a United States administrative database. Journal of general internal medicine. 2005;20:748-53.</w:t>
      </w:r>
    </w:p>
    <w:p w14:paraId="38B27168" w14:textId="77777777" w:rsidR="00785DBE" w:rsidRPr="00785DBE" w:rsidRDefault="00785DBE" w:rsidP="00785DBE">
      <w:pPr>
        <w:pStyle w:val="EndNoteBibliography"/>
        <w:spacing w:after="0"/>
      </w:pPr>
      <w:r w:rsidRPr="00785DBE">
        <w:t>[5] Yawn BP, Saddier P, Wollan PC, St Sauver JL, Kurland MJ, Sy LS. A population-based study of the incidence and complication rates of herpes zoster before zoster vaccine introduction. Mayo Clin Proc. 2007;82:1341-9.</w:t>
      </w:r>
    </w:p>
    <w:p w14:paraId="03C0D6B6" w14:textId="77777777" w:rsidR="00785DBE" w:rsidRPr="00785DBE" w:rsidRDefault="00785DBE" w:rsidP="00785DBE">
      <w:pPr>
        <w:pStyle w:val="EndNoteBibliography"/>
        <w:spacing w:after="0"/>
      </w:pPr>
      <w:r w:rsidRPr="00785DBE">
        <w:lastRenderedPageBreak/>
        <w:t>[6] Oxman MN, Levin MJ, Johnson GR, Schmader KE, Straus SE, Gelb LD, et al. A vaccine to prevent herpes zoster and postherpetic neuralgia in older adults. The New England journal of medicine. 2005;352:2271-84.</w:t>
      </w:r>
    </w:p>
    <w:p w14:paraId="1CD5A42F" w14:textId="77777777" w:rsidR="00785DBE" w:rsidRPr="00785DBE" w:rsidRDefault="00785DBE" w:rsidP="00785DBE">
      <w:pPr>
        <w:pStyle w:val="EndNoteBibliography"/>
        <w:spacing w:after="0"/>
      </w:pPr>
      <w:r w:rsidRPr="00785DBE">
        <w:t>[7] Gagliardi AM, Andriolo BN, Torloni MR, Soares BG. Vaccines for preventing herpes zoster in older adults. Cochrane Database of Systematic Reviews. 2016;3:CD008858.</w:t>
      </w:r>
    </w:p>
    <w:p w14:paraId="1728664D" w14:textId="77777777" w:rsidR="00785DBE" w:rsidRPr="00785DBE" w:rsidRDefault="00785DBE" w:rsidP="00785DBE">
      <w:pPr>
        <w:pStyle w:val="EndNoteBibliography"/>
        <w:spacing w:after="0"/>
      </w:pPr>
      <w:r w:rsidRPr="00785DBE">
        <w:t>[8] Schmader KE, Levin MJ, Gnann JW, Jr., McNeil SA, Vesikari T, Betts RF, et al. Efficacy, safety, and tolerability of herpes zoster vaccine in persons aged 50-59 years. Clin Infect Dis. 2012;54:922-8.</w:t>
      </w:r>
    </w:p>
    <w:p w14:paraId="2A19D444" w14:textId="77777777" w:rsidR="00785DBE" w:rsidRPr="00785DBE" w:rsidRDefault="00785DBE" w:rsidP="00785DBE">
      <w:pPr>
        <w:pStyle w:val="EndNoteBibliography"/>
        <w:spacing w:after="0"/>
      </w:pPr>
      <w:r w:rsidRPr="00785DBE">
        <w:t>[9] Murray AV, Reisinger KS, Kerzner B, Stek JE, Sausser TA, Xu J, et al. Safety and tolerability of zoster vaccine in adults &gt;=60 years old. Human Vaccines. 2011;7:1130-6.</w:t>
      </w:r>
    </w:p>
    <w:p w14:paraId="76837E95" w14:textId="77777777" w:rsidR="00785DBE" w:rsidRPr="00785DBE" w:rsidRDefault="00785DBE" w:rsidP="00785DBE">
      <w:pPr>
        <w:pStyle w:val="EndNoteBibliography"/>
        <w:spacing w:after="0"/>
      </w:pPr>
      <w:r w:rsidRPr="00785DBE">
        <w:t>[10] Willis ED, Woodward M, Brown E, Popmihajlov Z, Saddier P, Annunziato PW, et al. Herpes zoster vaccine live: A 10year review of post-marketing safety experience. Vaccine. 2017;35:7231-9.</w:t>
      </w:r>
    </w:p>
    <w:p w14:paraId="23520B55" w14:textId="77777777" w:rsidR="00785DBE" w:rsidRPr="00785DBE" w:rsidRDefault="00785DBE" w:rsidP="00785DBE">
      <w:pPr>
        <w:pStyle w:val="EndNoteBibliography"/>
        <w:spacing w:after="0"/>
      </w:pPr>
      <w:r w:rsidRPr="00785DBE">
        <w:t>[11] Miller ER, Lewis P, Shimabukuro TT, Su J, Moro P, Woo EJ, et al. Post-licensure safety surveillance of zoster vaccine live (Zostavax) in the United States, Vaccine Adverse Event Reporting System (VAERS), 2006-2015. Human vaccines &amp; Immunotherapeutics. 2018;14:1963-9.</w:t>
      </w:r>
    </w:p>
    <w:p w14:paraId="145C4186" w14:textId="77777777" w:rsidR="00785DBE" w:rsidRPr="00785DBE" w:rsidRDefault="00785DBE" w:rsidP="00785DBE">
      <w:pPr>
        <w:pStyle w:val="EndNoteBibliography"/>
        <w:spacing w:after="0"/>
      </w:pPr>
      <w:r w:rsidRPr="00785DBE">
        <w:t>[12] Petersen I, Douglas I, Whitaker H. Self controlled case series methods: an alternative to standard epidemiological study designs. BMJ. 2016;354:i4515.</w:t>
      </w:r>
    </w:p>
    <w:p w14:paraId="460F482F" w14:textId="77777777" w:rsidR="00785DBE" w:rsidRPr="00785DBE" w:rsidRDefault="00785DBE" w:rsidP="00785DBE">
      <w:pPr>
        <w:pStyle w:val="EndNoteBibliography"/>
        <w:spacing w:after="0"/>
      </w:pPr>
      <w:r w:rsidRPr="00785DBE">
        <w:t>[13] Tseng HF, Liu A, Sy L, Marcy SM, Fireman B, Weintraub E, et al. Safety of zoster vaccine in adults from a large managed-care cohort: a Vaccine Safety Datalink study. Journal of internal medicine. 2012;271:510-20.</w:t>
      </w:r>
    </w:p>
    <w:p w14:paraId="1C7BB3CA" w14:textId="77777777" w:rsidR="00785DBE" w:rsidRPr="00785DBE" w:rsidRDefault="00785DBE" w:rsidP="00785DBE">
      <w:pPr>
        <w:pStyle w:val="EndNoteBibliography"/>
        <w:spacing w:after="0"/>
      </w:pPr>
      <w:r w:rsidRPr="00785DBE">
        <w:t>[14] Buttery JP, Danchin MH, Lee KJ, Carlin JB, McIntyre PB, Elliott EJ, et al. Intussusception following rotavirus vaccine administration: post-marketing surveillance in the National Immunization Program in Australia. Vaccine. 2011;29:3061-6.</w:t>
      </w:r>
    </w:p>
    <w:p w14:paraId="745ECD7E" w14:textId="77777777" w:rsidR="00785DBE" w:rsidRPr="00785DBE" w:rsidRDefault="00785DBE" w:rsidP="00785DBE">
      <w:pPr>
        <w:pStyle w:val="EndNoteBibliography"/>
        <w:spacing w:after="0"/>
      </w:pPr>
      <w:r w:rsidRPr="00785DBE">
        <w:t>[15] Bakken IJ, Aaberg KM, Ghaderi S, Gunnes N, Trogstad L, Magnus P, et al. Febrile seizures after 2009 influenza A (H1N1) vaccination and infection: a nationwide registry-based study. BMC Infect Dis. 2015;15:506.</w:t>
      </w:r>
    </w:p>
    <w:p w14:paraId="006DB524" w14:textId="77777777" w:rsidR="00785DBE" w:rsidRPr="00785DBE" w:rsidRDefault="00785DBE" w:rsidP="00785DBE">
      <w:pPr>
        <w:pStyle w:val="EndNoteBibliography"/>
        <w:spacing w:after="0"/>
      </w:pPr>
      <w:r w:rsidRPr="00785DBE">
        <w:t>[16] Stowe J, Andrews N, Ladhani S, Miller E. The risk of intussusception following monovalent rotavirus vaccination in England: A self-controlled case-series evaluation. Vaccine. 2016;34:3684-9.</w:t>
      </w:r>
    </w:p>
    <w:p w14:paraId="7DCD45E4" w14:textId="77777777" w:rsidR="00785DBE" w:rsidRPr="00785DBE" w:rsidRDefault="00785DBE" w:rsidP="00785DBE">
      <w:pPr>
        <w:pStyle w:val="EndNoteBibliography"/>
        <w:spacing w:after="0"/>
      </w:pPr>
      <w:r w:rsidRPr="00785DBE">
        <w:t>[17] Baker MA, Lieu TA, Li L, Hua W, Qiang Y, Kawai AT, et al. A vaccine study design selection framework for the postlicensure rapid immunization safety monitoring program. Am J Epidemiol. 2015;181:608-18.</w:t>
      </w:r>
    </w:p>
    <w:p w14:paraId="569CC193" w14:textId="77777777" w:rsidR="00785DBE" w:rsidRPr="00785DBE" w:rsidRDefault="00785DBE" w:rsidP="00785DBE">
      <w:pPr>
        <w:pStyle w:val="EndNoteBibliography"/>
        <w:spacing w:after="0"/>
      </w:pPr>
      <w:r w:rsidRPr="00785DBE">
        <w:t>[18] Simberkoff MS, Arbeit RD, Johnson GR, Oxman MN, Boardman KD, Williams HM, et al. Safety of herpes zoster vaccine in the shingles prevention study: a randomized trial. Annals of internal medicine. 2010;152:545-54.</w:t>
      </w:r>
    </w:p>
    <w:p w14:paraId="0592A959" w14:textId="77777777" w:rsidR="00785DBE" w:rsidRPr="00785DBE" w:rsidRDefault="00785DBE" w:rsidP="00785DBE">
      <w:pPr>
        <w:pStyle w:val="EndNoteBibliography"/>
        <w:spacing w:after="0"/>
      </w:pPr>
      <w:r w:rsidRPr="00785DBE">
        <w:t>[19] Baxter R, Tran TN, Hansen J, Emery M, Fireman B, Bartlett J, et al. Safety of ZostavaxTM--a cohort study in a managed care organization. Vaccine. 2012;30:6636-41.</w:t>
      </w:r>
    </w:p>
    <w:p w14:paraId="7E624A43" w14:textId="77777777" w:rsidR="00785DBE" w:rsidRPr="00785DBE" w:rsidRDefault="00785DBE" w:rsidP="00785DBE">
      <w:pPr>
        <w:pStyle w:val="EndNoteBibliography"/>
        <w:spacing w:after="0"/>
      </w:pPr>
      <w:r w:rsidRPr="00785DBE">
        <w:t>[20] Minassian C, Thomas SL, Smeeth L, Douglas I, Brauer R, Langan SM. Acute Cardiovascular Events after Herpes Zoster: A Self-Controlled Case Series Analysis in Vaccinated and Unvaccinated Older Residents of the United States. PLoS Medicine / Public Library of Science. 2015;12:e1001919.</w:t>
      </w:r>
    </w:p>
    <w:p w14:paraId="33597121" w14:textId="77777777" w:rsidR="00785DBE" w:rsidRPr="00785DBE" w:rsidRDefault="00785DBE" w:rsidP="00785DBE">
      <w:pPr>
        <w:pStyle w:val="EndNoteBibliography"/>
        <w:spacing w:after="0"/>
      </w:pPr>
      <w:r w:rsidRPr="00785DBE">
        <w:t>[21] Schink T, Behr S, Thone K, Bricout H, Garbe E. Risk of Stroke after Herpes Zoster - Evidence from a German Self-Controlled Case-Series Study. PLoS ONE [Electronic Resource]. 2016;11:e0166554.</w:t>
      </w:r>
    </w:p>
    <w:p w14:paraId="3A86700E" w14:textId="77777777" w:rsidR="00785DBE" w:rsidRPr="00785DBE" w:rsidRDefault="00785DBE" w:rsidP="00785DBE">
      <w:pPr>
        <w:pStyle w:val="EndNoteBibliography"/>
        <w:spacing w:after="0"/>
      </w:pPr>
      <w:r w:rsidRPr="00785DBE">
        <w:t>[22] Gilden D, Cohrs R, Mahalingam R, Nagel M. Varicella zoster virus vasculopathies: diverse clinical manifestations, laboratory features, pathogenesis, and treatment. . Lancet Neurol. 2009;8:731-40.</w:t>
      </w:r>
    </w:p>
    <w:p w14:paraId="000E9294" w14:textId="77777777" w:rsidR="00785DBE" w:rsidRPr="00785DBE" w:rsidRDefault="00785DBE" w:rsidP="00785DBE">
      <w:pPr>
        <w:pStyle w:val="EndNoteBibliography"/>
        <w:spacing w:after="0"/>
      </w:pPr>
      <w:r w:rsidRPr="00785DBE">
        <w:t>[23] Australian Bureau of Statistics. Population. Canberra: ABS; 2019.</w:t>
      </w:r>
    </w:p>
    <w:p w14:paraId="609BCD19" w14:textId="77777777" w:rsidR="00785DBE" w:rsidRPr="00785DBE" w:rsidRDefault="00785DBE" w:rsidP="00785DBE">
      <w:pPr>
        <w:pStyle w:val="EndNoteBibliography"/>
        <w:spacing w:after="0"/>
      </w:pPr>
      <w:r w:rsidRPr="00785DBE">
        <w:t>[24] Levin MJ, Buchwald UK, Gardner J, Martin J, Stek JE, Brown E, et al. Immunogenicity and safety of zoster vaccine live administered with quadrivalent influenza virus vaccine. Vaccine. 2018;36:179-85.</w:t>
      </w:r>
    </w:p>
    <w:p w14:paraId="1C6E49A4" w14:textId="77777777" w:rsidR="00785DBE" w:rsidRPr="00785DBE" w:rsidRDefault="00785DBE" w:rsidP="00785DBE">
      <w:pPr>
        <w:pStyle w:val="EndNoteBibliography"/>
        <w:spacing w:after="0"/>
      </w:pPr>
      <w:r w:rsidRPr="00785DBE">
        <w:t>[25] Ely JW, Seabury Stone M. The generalized rash: part I. Differential diagnosis. American family physician. 2010;81:726-34.</w:t>
      </w:r>
    </w:p>
    <w:p w14:paraId="6908CD14" w14:textId="77777777" w:rsidR="00785DBE" w:rsidRPr="00785DBE" w:rsidRDefault="00785DBE" w:rsidP="00785DBE">
      <w:pPr>
        <w:pStyle w:val="EndNoteBibliography"/>
        <w:spacing w:after="0"/>
      </w:pPr>
      <w:r w:rsidRPr="00785DBE">
        <w:t>[26] Alexander KE, Tong PL, Macartney K, Beresford R, Sheppeard V, Gupta M. Live zoster vaccination in an immunocompromised patient leading to death secondary to disseminated varicella zoster virus infection. Vaccine. 2018;36:3890-3.</w:t>
      </w:r>
    </w:p>
    <w:p w14:paraId="5D48E624" w14:textId="77777777" w:rsidR="00785DBE" w:rsidRPr="00785DBE" w:rsidRDefault="00785DBE" w:rsidP="00785DBE">
      <w:pPr>
        <w:pStyle w:val="EndNoteBibliography"/>
        <w:spacing w:after="0"/>
      </w:pPr>
      <w:r w:rsidRPr="00785DBE">
        <w:lastRenderedPageBreak/>
        <w:t>[27] Hurley LP, Allison MA, Dooling KL, O'Leary ST, Crane LA, Brtnikova M, et al. Primary care physicians' experience with zoster vaccine live (ZVL) and awareness and attitudes regarding the new recombinant zoster vaccine (RZV). Vaccine. 2018;36:7408-14.</w:t>
      </w:r>
    </w:p>
    <w:p w14:paraId="4FD5A7A1" w14:textId="77777777" w:rsidR="00785DBE" w:rsidRPr="00785DBE" w:rsidRDefault="00785DBE" w:rsidP="00785DBE">
      <w:pPr>
        <w:pStyle w:val="EndNoteBibliography"/>
        <w:spacing w:after="0"/>
      </w:pPr>
      <w:r w:rsidRPr="00785DBE">
        <w:t>[28] Therapeutic Goods Administration. Zostavax safety advisory – not to be used in patients with compromised immune function. Canberra: Australian Government; 2017.</w:t>
      </w:r>
    </w:p>
    <w:p w14:paraId="213E542D" w14:textId="77777777" w:rsidR="00785DBE" w:rsidRPr="00785DBE" w:rsidRDefault="00785DBE" w:rsidP="00785DBE">
      <w:pPr>
        <w:pStyle w:val="EndNoteBibliography"/>
        <w:spacing w:after="0"/>
      </w:pPr>
      <w:r w:rsidRPr="00785DBE">
        <w:t>[29] Dooling KL, Guo A, Patel M, Lee GM, Moore K, Belongia EA, et al. Recommendations of the Advisory Committee on Immunization Practices for Use of Herpes Zoster Vaccines. MMWR Morbidity and mortality weekly report. 2018;67:103-8.</w:t>
      </w:r>
    </w:p>
    <w:p w14:paraId="004F6944" w14:textId="77777777" w:rsidR="00785DBE" w:rsidRPr="00785DBE" w:rsidRDefault="00785DBE" w:rsidP="00785DBE">
      <w:pPr>
        <w:pStyle w:val="EndNoteBibliography"/>
        <w:spacing w:after="0"/>
      </w:pPr>
      <w:r w:rsidRPr="00785DBE">
        <w:t>[30] Tricco AC, Zarin W, Cardoso R, Veroniki AA, Khan PA, Nincic V, et al. Efficacy, effectiveness, and safety of herpes zoster vaccines in adults aged 50 and older: systematic review and network meta-analysis. BMJ. 2018;363:k4029.</w:t>
      </w:r>
    </w:p>
    <w:p w14:paraId="229765CA" w14:textId="77777777" w:rsidR="00785DBE" w:rsidRPr="00785DBE" w:rsidRDefault="00785DBE" w:rsidP="00785DBE">
      <w:pPr>
        <w:pStyle w:val="EndNoteBibliography"/>
      </w:pPr>
      <w:r w:rsidRPr="00785DBE">
        <w:t>[31] Public Health England (PHE). Shingles (herpes zoster): the green book, chapter 28a. . 2013.</w:t>
      </w:r>
    </w:p>
    <w:p w14:paraId="57653B8B" w14:textId="7917B5A5" w:rsidR="00AD180E" w:rsidRDefault="005A64DB" w:rsidP="00EC2380">
      <w:pPr>
        <w:spacing w:after="120"/>
      </w:pPr>
      <w:r>
        <w:fldChar w:fldCharType="end"/>
      </w:r>
    </w:p>
    <w:sectPr w:rsidR="00AD180E" w:rsidSect="00723C1B">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James Totterdell" w:date="2019-05-30T11:23:00Z" w:initials="JT">
    <w:p w14:paraId="59FA127B" w14:textId="300F324A" w:rsidR="00C13C05" w:rsidRDefault="00C13C05">
      <w:pPr>
        <w:pStyle w:val="CommentText"/>
      </w:pPr>
      <w:r>
        <w:rPr>
          <w:rStyle w:val="CommentReference"/>
        </w:rPr>
        <w:annotationRef/>
      </w:r>
      <w:r>
        <w:t>Adverse events or outcome events or just outcomes? Maybe we should pick one and use it throughout. I’d be okay with any if there’s one you think most appropriate.</w:t>
      </w:r>
    </w:p>
  </w:comment>
  <w:comment w:id="33" w:author="catherine.glover1" w:date="2019-05-28T16:29:00Z" w:initials="CG">
    <w:p w14:paraId="49300121" w14:textId="13A6D859" w:rsidR="00C13C05" w:rsidRDefault="00C13C05">
      <w:pPr>
        <w:pStyle w:val="CommentText"/>
      </w:pPr>
      <w:r>
        <w:rPr>
          <w:rStyle w:val="CommentReference"/>
        </w:rPr>
        <w:annotationRef/>
      </w:r>
      <w:r>
        <w:t>2 decimal places for consistency</w:t>
      </w:r>
    </w:p>
  </w:comment>
  <w:comment w:id="34" w:author="James Totterdell" w:date="2019-08-30T13:31:00Z" w:initials="JT">
    <w:p w14:paraId="58FE695E" w14:textId="5A3FA3A2" w:rsidR="00BE2AA9" w:rsidRDefault="00BE2AA9">
      <w:pPr>
        <w:pStyle w:val="CommentText"/>
      </w:pPr>
      <w:r>
        <w:rPr>
          <w:rStyle w:val="CommentReference"/>
        </w:rPr>
        <w:annotationRef/>
      </w:r>
      <w:r>
        <w:t>I do think one would be sufficient except in cases where the value is close to 1.0, say. I don’t think we could interpret much of a difference between 0.55 and 0.59, say, in the context of how noisy everything is likely to be.</w:t>
      </w:r>
    </w:p>
    <w:p w14:paraId="567556A4" w14:textId="6E89B4C8" w:rsidR="005E6F07" w:rsidRDefault="005E6F07">
      <w:pPr>
        <w:pStyle w:val="CommentText"/>
      </w:pPr>
    </w:p>
    <w:p w14:paraId="33E94961" w14:textId="2708B025" w:rsidR="005E6F07" w:rsidRDefault="005E6F07">
      <w:pPr>
        <w:pStyle w:val="CommentText"/>
      </w:pPr>
      <w:r>
        <w:t xml:space="preserve">Or at the very least, only use 1 decimal for any value &gt; 10, e.g. </w:t>
      </w:r>
      <w:r>
        <w:t>a difference between 48.06 and 48.10 doesn’t mean much as opposed to a difference between 1.06 and 1.10</w:t>
      </w:r>
      <w:r w:rsidR="00373576">
        <w:t xml:space="preserve">, </w:t>
      </w:r>
      <w:r w:rsidR="00373576">
        <w:t>say</w:t>
      </w:r>
      <w:bookmarkStart w:id="39" w:name="_GoBack"/>
      <w:bookmarkEnd w:id="39"/>
      <w:r>
        <w:t>.</w:t>
      </w:r>
    </w:p>
    <w:p w14:paraId="14E84EB9" w14:textId="2F20CCCD" w:rsidR="00E352B8" w:rsidRDefault="00E352B8">
      <w:pPr>
        <w:pStyle w:val="CommentText"/>
      </w:pPr>
    </w:p>
    <w:p w14:paraId="185D93CA" w14:textId="4E3E3E13" w:rsidR="00E352B8" w:rsidRDefault="00E352B8">
      <w:pPr>
        <w:pStyle w:val="CommentText"/>
      </w:pPr>
      <w:r>
        <w:t>But happy to go with the consensus.</w:t>
      </w:r>
    </w:p>
  </w:comment>
  <w:comment w:id="42" w:author="Anastasia" w:date="2019-05-19T11:16:00Z" w:initials="A">
    <w:p w14:paraId="2D123C2D" w14:textId="77DCC230" w:rsidR="00C13C05" w:rsidRDefault="00C13C05">
      <w:pPr>
        <w:pStyle w:val="CommentText"/>
      </w:pPr>
      <w:r>
        <w:rPr>
          <w:rStyle w:val="CommentReference"/>
        </w:rPr>
        <w:annotationRef/>
      </w:r>
      <w:r>
        <w:t>Can we just say ‘reduced risk’?</w:t>
      </w:r>
    </w:p>
  </w:comment>
  <w:comment w:id="52" w:author="Anastasia" w:date="2019-05-14T20:36:00Z" w:initials="A">
    <w:p w14:paraId="506BDE74" w14:textId="3B38D1B3" w:rsidR="00C13C05" w:rsidRDefault="00C13C05">
      <w:pPr>
        <w:pStyle w:val="CommentText"/>
      </w:pPr>
      <w:r>
        <w:rPr>
          <w:rStyle w:val="CommentReference"/>
        </w:rPr>
        <w:annotationRef/>
      </w:r>
      <w:r>
        <w:t>Expand this bit on clinical trials</w:t>
      </w:r>
    </w:p>
  </w:comment>
  <w:comment w:id="53" w:author="catherine.glover1" w:date="2019-05-28T16:37:00Z" w:initials="CG">
    <w:p w14:paraId="79E6D6B0" w14:textId="30B0E632" w:rsidR="00C13C05" w:rsidRDefault="00C13C05">
      <w:pPr>
        <w:pStyle w:val="CommentText"/>
      </w:pPr>
      <w:r>
        <w:rPr>
          <w:rStyle w:val="CommentReference"/>
        </w:rPr>
        <w:annotationRef/>
      </w:r>
      <w:r>
        <w:t>Anything to mention re TGA’s ADRS?</w:t>
      </w:r>
    </w:p>
  </w:comment>
  <w:comment w:id="59" w:author="catherine.glover1" w:date="2019-05-28T17:28:00Z" w:initials="CG">
    <w:p w14:paraId="2989DD52" w14:textId="14DF5118" w:rsidR="00C13C05" w:rsidRDefault="00C13C05">
      <w:pPr>
        <w:pStyle w:val="CommentText"/>
      </w:pPr>
      <w:r>
        <w:rPr>
          <w:rStyle w:val="CommentReference"/>
        </w:rPr>
        <w:annotationRef/>
      </w:r>
      <w:r>
        <w:t xml:space="preserve">Can we mention </w:t>
      </w:r>
      <w:proofErr w:type="spellStart"/>
      <w:r>
        <w:t>AusVaxSafety</w:t>
      </w:r>
      <w:proofErr w:type="spellEnd"/>
      <w:r>
        <w:t xml:space="preserve"> as a vaccine safety system to complement passive surveillance, one component of which is this work? (but in better words!)</w:t>
      </w:r>
    </w:p>
  </w:comment>
  <w:comment w:id="60" w:author="James Totterdell" w:date="2019-06-13T09:22:00Z" w:initials="JT">
    <w:p w14:paraId="7723B07A" w14:textId="2F2E1BF3" w:rsidR="00C13C05" w:rsidRDefault="00C13C05">
      <w:pPr>
        <w:pStyle w:val="CommentText"/>
      </w:pPr>
      <w:r>
        <w:rPr>
          <w:rStyle w:val="CommentReference"/>
        </w:rPr>
        <w:annotationRef/>
      </w:r>
      <w:r>
        <w:t xml:space="preserve">Introduced the paragraph above for Australian context. Is there any other citation for the zoster surveillance apart from the </w:t>
      </w:r>
      <w:proofErr w:type="gramStart"/>
      <w:r>
        <w:t>website:</w:t>
      </w:r>
      <w:proofErr w:type="gramEnd"/>
    </w:p>
    <w:p w14:paraId="16599FE7" w14:textId="309E3651" w:rsidR="00C13C05" w:rsidRDefault="00C13C05">
      <w:pPr>
        <w:pStyle w:val="CommentText"/>
      </w:pPr>
      <w:hyperlink r:id="rId1" w:history="1">
        <w:r>
          <w:rPr>
            <w:rStyle w:val="Hyperlink"/>
          </w:rPr>
          <w:t>http://ausvaxsafety.org.au/safety-data/zoster-vaccine</w:t>
        </w:r>
      </w:hyperlink>
    </w:p>
    <w:p w14:paraId="40969DD0" w14:textId="27C520B0" w:rsidR="00C13C05" w:rsidRDefault="00C13C05">
      <w:pPr>
        <w:pStyle w:val="CommentText"/>
      </w:pPr>
    </w:p>
    <w:p w14:paraId="5083BE5A" w14:textId="36630B30" w:rsidR="00C13C05" w:rsidRDefault="00C13C05">
      <w:pPr>
        <w:pStyle w:val="CommentText"/>
      </w:pPr>
      <w:r>
        <w:t>Any additional details?</w:t>
      </w:r>
    </w:p>
  </w:comment>
  <w:comment w:id="61" w:author="James Totterdell" w:date="2019-06-04T08:15:00Z" w:initials="JT">
    <w:p w14:paraId="0EAC84E9" w14:textId="266B068F" w:rsidR="00C13C05" w:rsidRDefault="00C13C05">
      <w:pPr>
        <w:pStyle w:val="CommentText"/>
      </w:pPr>
      <w:r>
        <w:rPr>
          <w:rStyle w:val="CommentReference"/>
        </w:rPr>
        <w:annotationRef/>
      </w:r>
      <w:r>
        <w:t>Maybe we should comment on the differences between vaccinated and unvaccinated population and that SCCS potentially avoids these issues of comparing these two groups via within-person comparisons.</w:t>
      </w:r>
    </w:p>
  </w:comment>
  <w:comment w:id="71" w:author="catherine.glover1" w:date="2019-05-28T16:38:00Z" w:initials="CG">
    <w:p w14:paraId="0C551557" w14:textId="0193A1EF" w:rsidR="00C13C05" w:rsidRDefault="00C13C05">
      <w:pPr>
        <w:pStyle w:val="CommentText"/>
      </w:pPr>
      <w:r>
        <w:rPr>
          <w:rStyle w:val="CommentReference"/>
        </w:rPr>
        <w:annotationRef/>
      </w:r>
      <w:r>
        <w:t>? sorry this doesn’t make sense to the American in me</w:t>
      </w:r>
    </w:p>
  </w:comment>
  <w:comment w:id="81" w:author="Anastasia" w:date="2019-05-14T20:48:00Z" w:initials="A">
    <w:p w14:paraId="579A5CCB" w14:textId="4BB306D0" w:rsidR="00C13C05" w:rsidRDefault="00C13C05">
      <w:pPr>
        <w:pStyle w:val="CommentText"/>
      </w:pPr>
      <w:r>
        <w:rPr>
          <w:rStyle w:val="CommentReference"/>
        </w:rPr>
        <w:annotationRef/>
      </w:r>
      <w:r>
        <w:t>Since when?</w:t>
      </w:r>
    </w:p>
  </w:comment>
  <w:comment w:id="82" w:author="catherine.glover1" w:date="2019-05-28T16:40:00Z" w:initials="CG">
    <w:p w14:paraId="3227A497" w14:textId="54A86351" w:rsidR="00C13C05" w:rsidRDefault="00C13C05">
      <w:pPr>
        <w:pStyle w:val="CommentText"/>
      </w:pPr>
      <w:r>
        <w:rPr>
          <w:rStyle w:val="CommentReference"/>
        </w:rPr>
        <w:annotationRef/>
      </w:r>
      <w:proofErr w:type="spellStart"/>
      <w:r>
        <w:t>MedicineInsight</w:t>
      </w:r>
      <w:proofErr w:type="spellEnd"/>
      <w:r>
        <w:t xml:space="preserve"> GP Insights Report say funding established 2011</w:t>
      </w:r>
    </w:p>
  </w:comment>
  <w:comment w:id="87" w:author="Anastasia" w:date="2019-05-14T21:00:00Z" w:initials="A">
    <w:p w14:paraId="670DFBCF" w14:textId="77777777" w:rsidR="00C13C05" w:rsidRDefault="00C13C05" w:rsidP="00E95622">
      <w:pPr>
        <w:pStyle w:val="CommentText"/>
      </w:pPr>
      <w:r>
        <w:rPr>
          <w:rStyle w:val="CommentReference"/>
        </w:rPr>
        <w:annotationRef/>
      </w:r>
      <w:r>
        <w:t>Is this true?</w:t>
      </w:r>
    </w:p>
    <w:p w14:paraId="1E821ED3" w14:textId="77777777" w:rsidR="00C13C05" w:rsidRDefault="00C13C05" w:rsidP="00E95622">
      <w:pPr>
        <w:pStyle w:val="CommentText"/>
      </w:pPr>
    </w:p>
    <w:p w14:paraId="00E54A57" w14:textId="77777777" w:rsidR="00C13C05" w:rsidRDefault="00C13C05" w:rsidP="00E95622">
      <w:pPr>
        <w:pStyle w:val="CommentText"/>
      </w:pPr>
      <w:r>
        <w:t>What can we say about uniqueness?</w:t>
      </w:r>
    </w:p>
    <w:p w14:paraId="77619C3B" w14:textId="77777777" w:rsidR="00C13C05" w:rsidRDefault="00C13C05" w:rsidP="00E95622">
      <w:pPr>
        <w:pStyle w:val="CommentText"/>
      </w:pPr>
    </w:p>
    <w:p w14:paraId="76B37F37" w14:textId="77777777" w:rsidR="00C13C05" w:rsidRDefault="00C13C05" w:rsidP="00E95622">
      <w:pPr>
        <w:pStyle w:val="CommentText"/>
      </w:pPr>
      <w:r>
        <w:t>What are these projects from NPS website?</w:t>
      </w:r>
    </w:p>
    <w:p w14:paraId="5F24490E" w14:textId="77777777" w:rsidR="00C13C05" w:rsidRDefault="00C13C05" w:rsidP="00E95622">
      <w:pPr>
        <w:pStyle w:val="CommentText"/>
      </w:pPr>
    </w:p>
    <w:p w14:paraId="0E138378" w14:textId="77777777" w:rsidR="00C13C05" w:rsidRPr="00D40051" w:rsidRDefault="00C13C05" w:rsidP="00E95622">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D40051">
        <w:rPr>
          <w:rFonts w:ascii="Times New Roman" w:eastAsia="Times New Roman" w:hAnsi="Times New Roman" w:cs="Times New Roman"/>
          <w:b/>
          <w:bCs/>
          <w:sz w:val="36"/>
          <w:szCs w:val="36"/>
          <w:lang w:eastAsia="en-AU"/>
        </w:rPr>
        <w:t xml:space="preserve">Using </w:t>
      </w:r>
      <w:proofErr w:type="spellStart"/>
      <w:r w:rsidRPr="00D40051">
        <w:rPr>
          <w:rFonts w:ascii="Times New Roman" w:eastAsia="Times New Roman" w:hAnsi="Times New Roman" w:cs="Times New Roman"/>
          <w:b/>
          <w:bCs/>
          <w:sz w:val="36"/>
          <w:szCs w:val="36"/>
          <w:lang w:eastAsia="en-AU"/>
        </w:rPr>
        <w:t>MedicineInsight</w:t>
      </w:r>
      <w:proofErr w:type="spellEnd"/>
      <w:r w:rsidRPr="00D40051">
        <w:rPr>
          <w:rFonts w:ascii="Times New Roman" w:eastAsia="Times New Roman" w:hAnsi="Times New Roman" w:cs="Times New Roman"/>
          <w:b/>
          <w:bCs/>
          <w:sz w:val="36"/>
          <w:szCs w:val="36"/>
          <w:lang w:eastAsia="en-AU"/>
        </w:rPr>
        <w:t xml:space="preserve"> data for surveillance of Adverse Events following Immunisation</w:t>
      </w:r>
    </w:p>
    <w:p w14:paraId="1DA73CDB" w14:textId="77777777" w:rsidR="00C13C05" w:rsidRDefault="00C13C05" w:rsidP="00E95622">
      <w:pPr>
        <w:spacing w:before="100" w:beforeAutospacing="1" w:after="100" w:afterAutospacing="1" w:line="240" w:lineRule="auto"/>
        <w:rPr>
          <w:rFonts w:ascii="Times New Roman" w:eastAsia="Times New Roman" w:hAnsi="Times New Roman" w:cs="Times New Roman"/>
          <w:sz w:val="24"/>
          <w:szCs w:val="24"/>
          <w:lang w:eastAsia="en-AU"/>
        </w:rPr>
      </w:pPr>
      <w:r w:rsidRPr="00D40051">
        <w:rPr>
          <w:rFonts w:ascii="Times New Roman" w:eastAsia="Times New Roman" w:hAnsi="Times New Roman" w:cs="Times New Roman"/>
          <w:b/>
          <w:bCs/>
          <w:sz w:val="24"/>
          <w:szCs w:val="24"/>
          <w:lang w:eastAsia="en-AU"/>
        </w:rPr>
        <w:t xml:space="preserve">Organisation: </w:t>
      </w:r>
      <w:r w:rsidRPr="00D40051">
        <w:rPr>
          <w:rFonts w:ascii="Times New Roman" w:eastAsia="Times New Roman" w:hAnsi="Times New Roman" w:cs="Times New Roman"/>
          <w:sz w:val="24"/>
          <w:szCs w:val="24"/>
          <w:lang w:eastAsia="en-AU"/>
        </w:rPr>
        <w:t>University of New South Wales</w:t>
      </w:r>
      <w:r w:rsidRPr="00D40051">
        <w:rPr>
          <w:rFonts w:ascii="Times New Roman" w:eastAsia="Times New Roman" w:hAnsi="Times New Roman" w:cs="Times New Roman"/>
          <w:sz w:val="24"/>
          <w:szCs w:val="24"/>
          <w:lang w:eastAsia="en-AU"/>
        </w:rPr>
        <w:br/>
      </w:r>
      <w:r w:rsidRPr="00D40051">
        <w:rPr>
          <w:rFonts w:ascii="Times New Roman" w:eastAsia="Times New Roman" w:hAnsi="Times New Roman" w:cs="Times New Roman"/>
          <w:b/>
          <w:bCs/>
          <w:sz w:val="24"/>
          <w:szCs w:val="24"/>
          <w:lang w:eastAsia="en-AU"/>
        </w:rPr>
        <w:t xml:space="preserve">Funding source: </w:t>
      </w:r>
      <w:r w:rsidRPr="00D40051">
        <w:rPr>
          <w:rFonts w:ascii="Times New Roman" w:eastAsia="Times New Roman" w:hAnsi="Times New Roman" w:cs="Times New Roman"/>
          <w:sz w:val="24"/>
          <w:szCs w:val="24"/>
          <w:lang w:eastAsia="en-AU"/>
        </w:rPr>
        <w:t>University of New South Wales</w:t>
      </w:r>
      <w:r w:rsidRPr="00D40051">
        <w:rPr>
          <w:rFonts w:ascii="Times New Roman" w:eastAsia="Times New Roman" w:hAnsi="Times New Roman" w:cs="Times New Roman"/>
          <w:sz w:val="24"/>
          <w:szCs w:val="24"/>
          <w:lang w:eastAsia="en-AU"/>
        </w:rPr>
        <w:br/>
        <w:t xml:space="preserve">This project will assess the potential of </w:t>
      </w:r>
      <w:proofErr w:type="spellStart"/>
      <w:r w:rsidRPr="00D40051">
        <w:rPr>
          <w:rFonts w:ascii="Times New Roman" w:eastAsia="Times New Roman" w:hAnsi="Times New Roman" w:cs="Times New Roman"/>
          <w:sz w:val="24"/>
          <w:szCs w:val="24"/>
          <w:lang w:eastAsia="en-AU"/>
        </w:rPr>
        <w:t>MedicineInsight</w:t>
      </w:r>
      <w:proofErr w:type="spellEnd"/>
      <w:r w:rsidRPr="00D40051">
        <w:rPr>
          <w:rFonts w:ascii="Times New Roman" w:eastAsia="Times New Roman" w:hAnsi="Times New Roman" w:cs="Times New Roman"/>
          <w:sz w:val="24"/>
          <w:szCs w:val="24"/>
          <w:lang w:eastAsia="en-AU"/>
        </w:rPr>
        <w:t xml:space="preserve"> data to detect clusters of Adverse Events Following Immunisation in Australia, to potentially ascertain the causality of the clusters and investigate other hypotheses related to vaccine safety.</w:t>
      </w:r>
    </w:p>
    <w:p w14:paraId="33D6621E" w14:textId="77777777" w:rsidR="00C13C05" w:rsidRDefault="00C13C05" w:rsidP="00E95622">
      <w:pPr>
        <w:spacing w:before="100" w:beforeAutospacing="1" w:after="100" w:afterAutospacing="1" w:line="240" w:lineRule="auto"/>
        <w:rPr>
          <w:rFonts w:ascii="Times New Roman" w:eastAsia="Times New Roman" w:hAnsi="Times New Roman" w:cs="Times New Roman"/>
          <w:sz w:val="24"/>
          <w:szCs w:val="24"/>
          <w:lang w:eastAsia="en-AU"/>
        </w:rPr>
      </w:pPr>
    </w:p>
    <w:p w14:paraId="427EFA75" w14:textId="77777777" w:rsidR="00C13C05" w:rsidRDefault="00C13C05" w:rsidP="00E95622">
      <w:pPr>
        <w:pStyle w:val="Heading2"/>
      </w:pPr>
      <w:r>
        <w:t xml:space="preserve">Potential of </w:t>
      </w:r>
      <w:proofErr w:type="spellStart"/>
      <w:r>
        <w:t>MedicineInsight</w:t>
      </w:r>
      <w:proofErr w:type="spellEnd"/>
      <w:r>
        <w:t xml:space="preserve"> to evaluate the National Immunisation Program</w:t>
      </w:r>
    </w:p>
    <w:p w14:paraId="1C5B2104" w14:textId="77777777" w:rsidR="00C13C05" w:rsidRDefault="00C13C05" w:rsidP="00E95622">
      <w:pPr>
        <w:pStyle w:val="NormalWeb"/>
      </w:pPr>
      <w:r>
        <w:rPr>
          <w:rStyle w:val="Strong"/>
        </w:rPr>
        <w:t>Organisation</w:t>
      </w:r>
      <w:r>
        <w:t>: University of New South Wales</w:t>
      </w:r>
      <w:r>
        <w:br/>
      </w:r>
      <w:r>
        <w:rPr>
          <w:rStyle w:val="Strong"/>
        </w:rPr>
        <w:t>Funding source</w:t>
      </w:r>
      <w:r>
        <w:t>: University of New South Wales</w:t>
      </w:r>
    </w:p>
    <w:p w14:paraId="6F0E4701" w14:textId="77777777" w:rsidR="00C13C05" w:rsidRDefault="00C13C05" w:rsidP="00E95622">
      <w:pPr>
        <w:pStyle w:val="NormalWeb"/>
      </w:pPr>
      <w:r>
        <w:t xml:space="preserve">This project will assess the potential for </w:t>
      </w:r>
      <w:proofErr w:type="spellStart"/>
      <w:r>
        <w:t>MedicineInsight</w:t>
      </w:r>
      <w:proofErr w:type="spellEnd"/>
      <w:r>
        <w:t xml:space="preserve"> to be used to evaluate the impact and effectiveness of the National Immunisation Program, including the ability to monitor the burden of vaccine preventable diseases and the impact and effectiveness of vaccines such as influenza, pneumococcal and herpes zoster</w:t>
      </w:r>
    </w:p>
    <w:p w14:paraId="11C6E62E" w14:textId="77777777" w:rsidR="00C13C05" w:rsidRDefault="00C13C05" w:rsidP="00E95622">
      <w:pPr>
        <w:pStyle w:val="CommentText"/>
      </w:pPr>
    </w:p>
  </w:comment>
  <w:comment w:id="88" w:author="catherine.glover1" w:date="2019-05-28T16:44:00Z" w:initials="CG">
    <w:p w14:paraId="05D62B68" w14:textId="6A6B0797" w:rsidR="00C13C05" w:rsidRDefault="00C13C05">
      <w:pPr>
        <w:pStyle w:val="CommentText"/>
      </w:pPr>
      <w:r>
        <w:rPr>
          <w:rStyle w:val="CommentReference"/>
        </w:rPr>
        <w:annotationRef/>
      </w:r>
      <w:r>
        <w:t xml:space="preserve">I have seen these as well; they are Rob Menzies’s projects. I think the second one is related to evaluation of 23vPPV. </w:t>
      </w:r>
    </w:p>
    <w:p w14:paraId="743683CB" w14:textId="77777777" w:rsidR="00C13C05" w:rsidRDefault="00C13C05">
      <w:pPr>
        <w:pStyle w:val="CommentText"/>
      </w:pPr>
    </w:p>
    <w:p w14:paraId="3DACD2CA" w14:textId="71945A87" w:rsidR="00C13C05" w:rsidRDefault="00C13C05">
      <w:pPr>
        <w:pStyle w:val="CommentText"/>
      </w:pPr>
      <w:hyperlink r:id="rId2" w:history="1">
        <w:r w:rsidRPr="00E868C4">
          <w:rPr>
            <w:rStyle w:val="Hyperlink"/>
          </w:rPr>
          <w:t>https://research.unsw.edu.au/people/dr-rob-menzies</w:t>
        </w:r>
      </w:hyperlink>
      <w:r>
        <w:t xml:space="preserve"> </w:t>
      </w:r>
    </w:p>
    <w:p w14:paraId="45CE82AC" w14:textId="77777777" w:rsidR="00C13C05" w:rsidRDefault="00C13C05">
      <w:pPr>
        <w:pStyle w:val="CommentText"/>
      </w:pPr>
    </w:p>
    <w:p w14:paraId="2F206354" w14:textId="22F79AC5" w:rsidR="00C13C05" w:rsidRDefault="00C13C05">
      <w:pPr>
        <w:pStyle w:val="CommentText"/>
      </w:pPr>
      <w:r>
        <w:t>Check with Kristine on status of these.</w:t>
      </w:r>
    </w:p>
  </w:comment>
  <w:comment w:id="91" w:author="James Totterdell" w:date="2019-05-30T12:33:00Z" w:initials="JT">
    <w:p w14:paraId="1EAB8330" w14:textId="2DAF8D77" w:rsidR="00C13C05" w:rsidRDefault="00C13C05">
      <w:pPr>
        <w:pStyle w:val="CommentText"/>
      </w:pPr>
      <w:r>
        <w:rPr>
          <w:rStyle w:val="CommentReference"/>
        </w:rPr>
        <w:annotationRef/>
      </w:r>
      <w:r>
        <w:t>Need a citation here. Is this information on their website? Can use whatever NPS suggests.</w:t>
      </w:r>
    </w:p>
    <w:p w14:paraId="00C1BDD6" w14:textId="77777777" w:rsidR="00C13C05" w:rsidRDefault="00C13C05">
      <w:pPr>
        <w:pStyle w:val="CommentText"/>
      </w:pPr>
    </w:p>
    <w:p w14:paraId="1B99C3AE" w14:textId="46B743C1" w:rsidR="00C13C05" w:rsidRDefault="00C13C05">
      <w:pPr>
        <w:pStyle w:val="CommentText"/>
      </w:pPr>
      <w:r>
        <w:t>Maybe the GP insights report</w:t>
      </w:r>
    </w:p>
    <w:p w14:paraId="10B6DD86" w14:textId="700A097E" w:rsidR="00C13C05" w:rsidRDefault="00C13C05">
      <w:pPr>
        <w:pStyle w:val="CommentText"/>
      </w:pPr>
    </w:p>
    <w:p w14:paraId="4C1B0B2D" w14:textId="21F025CA" w:rsidR="00C13C05" w:rsidRDefault="00C13C05">
      <w:pPr>
        <w:pStyle w:val="CommentText"/>
      </w:pPr>
      <w:r>
        <w:t>NPS MedicineWise, General Practice Insights Report July 2016–June 2017: A working paper. Sydney: NPS MedicineWise, 2018.</w:t>
      </w:r>
    </w:p>
    <w:p w14:paraId="260741B5" w14:textId="77777777" w:rsidR="00C13C05" w:rsidRDefault="00C13C05">
      <w:pPr>
        <w:pStyle w:val="CommentText"/>
      </w:pPr>
    </w:p>
    <w:p w14:paraId="5086DB0B" w14:textId="644FA937" w:rsidR="00C13C05" w:rsidRDefault="00C13C05">
      <w:pPr>
        <w:pStyle w:val="CommentText"/>
      </w:pPr>
      <w:hyperlink r:id="rId3" w:history="1">
        <w:r>
          <w:rPr>
            <w:rStyle w:val="Hyperlink"/>
          </w:rPr>
          <w:t>https://www.nps.org.au/assets/63df68106933b7b1-100a108a779c-GPIR-2016_17_FinalVersion13-Dec.pdf</w:t>
        </w:r>
      </w:hyperlink>
    </w:p>
    <w:p w14:paraId="5F1B9120" w14:textId="77777777" w:rsidR="00C13C05" w:rsidRDefault="00C13C05">
      <w:pPr>
        <w:pStyle w:val="CommentText"/>
      </w:pPr>
    </w:p>
    <w:p w14:paraId="483B0392" w14:textId="2002844A" w:rsidR="00C13C05" w:rsidRDefault="00C13C05">
      <w:pPr>
        <w:pStyle w:val="CommentText"/>
      </w:pPr>
      <w:r>
        <w:t>Alternatively, maybe the data book</w:t>
      </w:r>
    </w:p>
    <w:p w14:paraId="62C0138A" w14:textId="556B6138" w:rsidR="00C13C05" w:rsidRDefault="00C13C05">
      <w:pPr>
        <w:pStyle w:val="CommentText"/>
      </w:pPr>
    </w:p>
    <w:p w14:paraId="137D87EC" w14:textId="727BE802" w:rsidR="00C13C05" w:rsidRDefault="00C13C05">
      <w:pPr>
        <w:pStyle w:val="CommentText"/>
      </w:pPr>
      <w:proofErr w:type="spellStart"/>
      <w:r>
        <w:t>MedicineInsight</w:t>
      </w:r>
      <w:proofErr w:type="spellEnd"/>
      <w:r>
        <w:t xml:space="preserve"> Data Book version 2.1 Sydney: NPS MedicineWise, October 2018</w:t>
      </w:r>
    </w:p>
    <w:p w14:paraId="0E8BEEFB" w14:textId="2D1AF462" w:rsidR="00C13C05" w:rsidRDefault="00C13C05">
      <w:pPr>
        <w:pStyle w:val="CommentText"/>
      </w:pPr>
    </w:p>
  </w:comment>
  <w:comment w:id="100" w:author="James Totterdell" w:date="2019-05-30T12:37:00Z" w:initials="JT">
    <w:p w14:paraId="51786700" w14:textId="4F3F6722" w:rsidR="00C13C05" w:rsidRDefault="00C13C05">
      <w:pPr>
        <w:pStyle w:val="CommentText"/>
      </w:pPr>
      <w:r>
        <w:rPr>
          <w:rStyle w:val="CommentReference"/>
        </w:rPr>
        <w:annotationRef/>
      </w:r>
      <w:r>
        <w:t xml:space="preserve">Target population is mentioned </w:t>
      </w:r>
      <w:proofErr w:type="gramStart"/>
      <w:r>
        <w:t>later on</w:t>
      </w:r>
      <w:proofErr w:type="gramEnd"/>
      <w:r>
        <w:t>, perhaps worth defining up front.</w:t>
      </w:r>
    </w:p>
  </w:comment>
  <w:comment w:id="137" w:author="catherine.glover1" w:date="2019-05-28T16:46:00Z" w:initials="CG">
    <w:p w14:paraId="6EED2787" w14:textId="7260839E" w:rsidR="00C13C05" w:rsidRDefault="00C13C05">
      <w:pPr>
        <w:pStyle w:val="CommentText"/>
      </w:pPr>
      <w:r>
        <w:rPr>
          <w:rStyle w:val="CommentReference"/>
        </w:rPr>
        <w:annotationRef/>
      </w:r>
      <w:r>
        <w:t xml:space="preserve">And </w:t>
      </w:r>
      <w:proofErr w:type="gramStart"/>
      <w:r>
        <w:t>as a way to</w:t>
      </w:r>
      <w:proofErr w:type="gramEnd"/>
      <w:r>
        <w:t xml:space="preserve"> compare findings across vaccines</w:t>
      </w:r>
    </w:p>
  </w:comment>
  <w:comment w:id="149" w:author="catherine.glover1" w:date="2019-05-29T13:18:00Z" w:initials="CG">
    <w:p w14:paraId="67570734" w14:textId="5DE04A12" w:rsidR="00C13C05" w:rsidRDefault="00C13C05">
      <w:pPr>
        <w:pStyle w:val="CommentText"/>
      </w:pPr>
      <w:r>
        <w:rPr>
          <w:rStyle w:val="CommentReference"/>
        </w:rPr>
        <w:annotationRef/>
      </w:r>
      <w:r>
        <w:t>Could go into detail that 23vPPV is funded starting from 65? Those in our data set may be getting a booster or have risk conditions</w:t>
      </w:r>
    </w:p>
  </w:comment>
  <w:comment w:id="154" w:author="Anastasia" w:date="2019-05-14T20:56:00Z" w:initials="A">
    <w:p w14:paraId="6E294E7E" w14:textId="3C2B11DC" w:rsidR="00C13C05" w:rsidRDefault="00C13C05">
      <w:pPr>
        <w:pStyle w:val="CommentText"/>
      </w:pPr>
      <w:r>
        <w:rPr>
          <w:rStyle w:val="CommentReference"/>
        </w:rPr>
        <w:annotationRef/>
      </w:r>
      <w:r>
        <w:t>What does it mean ‘</w:t>
      </w:r>
      <w:r w:rsidRPr="006C5112">
        <w:t>equivalent to the maximum non-baseline risk period</w:t>
      </w:r>
      <w:r>
        <w:t>’?</w:t>
      </w:r>
    </w:p>
  </w:comment>
  <w:comment w:id="155" w:author="catherine.glover1" w:date="2019-05-28T16:48:00Z" w:initials="CG">
    <w:p w14:paraId="6CED788C" w14:textId="2ECCAAD5" w:rsidR="00C13C05" w:rsidRDefault="00C13C05">
      <w:pPr>
        <w:pStyle w:val="CommentText"/>
      </w:pPr>
      <w:r>
        <w:rPr>
          <w:rStyle w:val="CommentReference"/>
        </w:rPr>
        <w:annotationRef/>
      </w:r>
      <w:r>
        <w:t>This is 42+42+42 (the pre-exposure washout + risk period + post-exposure washout) = 126</w:t>
      </w:r>
    </w:p>
  </w:comment>
  <w:comment w:id="167" w:author="catherine.glover1" w:date="2019-05-28T16:48:00Z" w:initials="CG">
    <w:p w14:paraId="1A4F9752" w14:textId="581811DC" w:rsidR="00C13C05" w:rsidRDefault="00C13C05">
      <w:pPr>
        <w:pStyle w:val="CommentText"/>
      </w:pPr>
      <w:r>
        <w:rPr>
          <w:rStyle w:val="CommentReference"/>
        </w:rPr>
        <w:annotationRef/>
      </w:r>
      <w:r>
        <w:t>Describe how identified</w:t>
      </w:r>
    </w:p>
  </w:comment>
  <w:comment w:id="145" w:author="James Totterdell" w:date="2019-05-30T13:45:00Z" w:initials="JT">
    <w:p w14:paraId="468C59F3" w14:textId="75325962" w:rsidR="00C13C05" w:rsidRDefault="00C13C05">
      <w:pPr>
        <w:pStyle w:val="CommentText"/>
      </w:pPr>
      <w:r>
        <w:rPr>
          <w:rStyle w:val="CommentReference"/>
        </w:rPr>
        <w:annotationRef/>
      </w:r>
      <w:r>
        <w:t>Maybe move into the “design” section where we can work through the steps undertaken to arrive at the final cohort.</w:t>
      </w:r>
    </w:p>
  </w:comment>
  <w:comment w:id="168" w:author="catherine.glover1" w:date="2019-05-28T17:02:00Z" w:initials="CG">
    <w:p w14:paraId="5A537DA3" w14:textId="187FEC67" w:rsidR="00C13C05" w:rsidRDefault="00C13C05">
      <w:pPr>
        <w:pStyle w:val="CommentText"/>
      </w:pPr>
      <w:r>
        <w:rPr>
          <w:rStyle w:val="CommentReference"/>
        </w:rPr>
        <w:annotationRef/>
      </w:r>
      <w:r>
        <w:t>Needs some description on when observation starts and stops for an individual; it is not just information from the study period</w:t>
      </w:r>
    </w:p>
  </w:comment>
  <w:comment w:id="182" w:author="catherine.glover1" w:date="2019-05-28T17:31:00Z" w:initials="CG">
    <w:p w14:paraId="128A3175" w14:textId="1EEF929B" w:rsidR="00C13C05" w:rsidRDefault="00C13C05">
      <w:pPr>
        <w:pStyle w:val="CommentText"/>
      </w:pPr>
      <w:r>
        <w:rPr>
          <w:rStyle w:val="CommentReference"/>
        </w:rPr>
        <w:annotationRef/>
      </w:r>
      <w:r>
        <w:t>Should mention examples of antivirals somewhere</w:t>
      </w:r>
    </w:p>
  </w:comment>
  <w:comment w:id="193" w:author="catherine.glover1" w:date="2019-05-28T16:55:00Z" w:initials="CG">
    <w:p w14:paraId="625713F3" w14:textId="77777777" w:rsidR="00C13C05" w:rsidRDefault="00C13C05" w:rsidP="00320279">
      <w:pPr>
        <w:pStyle w:val="CommentText"/>
      </w:pPr>
      <w:r>
        <w:rPr>
          <w:rStyle w:val="CommentReference"/>
        </w:rPr>
        <w:annotationRef/>
      </w:r>
      <w:r>
        <w:t>Consider introducing exposure identification before outcomes</w:t>
      </w:r>
    </w:p>
  </w:comment>
  <w:comment w:id="194" w:author="catherine.glover1" w:date="2019-05-29T13:18:00Z" w:initials="CG">
    <w:p w14:paraId="7682BA87" w14:textId="77777777" w:rsidR="00C13C05" w:rsidRDefault="00C13C05" w:rsidP="001A08D9">
      <w:pPr>
        <w:pStyle w:val="CommentText"/>
      </w:pPr>
      <w:r>
        <w:rPr>
          <w:rStyle w:val="CommentReference"/>
        </w:rPr>
        <w:annotationRef/>
      </w:r>
      <w:r>
        <w:t>Could go into detail that 23vPPV is funded starting from 65? Those in our data set may be getting a booster or have risk conditions</w:t>
      </w:r>
    </w:p>
  </w:comment>
  <w:comment w:id="214" w:author="Anastasia" w:date="2019-05-14T21:10:00Z" w:initials="A">
    <w:p w14:paraId="07878568" w14:textId="77777777" w:rsidR="00C13C05" w:rsidRDefault="00C13C05" w:rsidP="006C1767">
      <w:pPr>
        <w:pStyle w:val="CommentText"/>
      </w:pPr>
      <w:r>
        <w:rPr>
          <w:rStyle w:val="CommentReference"/>
        </w:rPr>
        <w:annotationRef/>
      </w:r>
      <w:r>
        <w:t>How? What was hierarchy?</w:t>
      </w:r>
    </w:p>
  </w:comment>
  <w:comment w:id="218" w:author="catherine.glover1" w:date="2019-05-28T16:54:00Z" w:initials="CG">
    <w:p w14:paraId="6EEB87A9" w14:textId="78A6CDE0" w:rsidR="00C13C05" w:rsidRDefault="00C13C05">
      <w:pPr>
        <w:pStyle w:val="CommentText"/>
      </w:pPr>
      <w:r>
        <w:rPr>
          <w:rStyle w:val="CommentReference"/>
        </w:rPr>
        <w:annotationRef/>
      </w:r>
      <w:r>
        <w:t>Describe how these identified</w:t>
      </w:r>
    </w:p>
  </w:comment>
  <w:comment w:id="250" w:author="Anastasia" w:date="2019-05-12T20:45:00Z" w:initials="A">
    <w:p w14:paraId="681A46FB" w14:textId="77777777" w:rsidR="00C13C05" w:rsidRDefault="00C13C05" w:rsidP="00204304">
      <w:pPr>
        <w:pStyle w:val="CommentText"/>
      </w:pPr>
      <w:r>
        <w:rPr>
          <w:rStyle w:val="CommentReference"/>
        </w:rPr>
        <w:annotationRef/>
      </w:r>
      <w:r>
        <w:t>Would like a better reference for this.</w:t>
      </w:r>
    </w:p>
  </w:comment>
  <w:comment w:id="251" w:author="James Totterdell" w:date="2019-06-13T11:39:00Z" w:initials="JT">
    <w:p w14:paraId="59FF7A26" w14:textId="3AD3A92E" w:rsidR="00C13C05" w:rsidRDefault="00C13C05">
      <w:pPr>
        <w:pStyle w:val="CommentText"/>
      </w:pPr>
      <w:r>
        <w:rPr>
          <w:rStyle w:val="CommentReference"/>
        </w:rPr>
        <w:annotationRef/>
      </w:r>
      <w:r>
        <w:t>Know of any others?</w:t>
      </w:r>
    </w:p>
  </w:comment>
  <w:comment w:id="268" w:author="catherine.glover1" w:date="2019-05-29T13:34:00Z" w:initials="CG">
    <w:p w14:paraId="1C5DEDF5" w14:textId="456BF312" w:rsidR="00C13C05" w:rsidRDefault="00C13C05">
      <w:pPr>
        <w:pStyle w:val="CommentText"/>
      </w:pPr>
      <w:r>
        <w:rPr>
          <w:rStyle w:val="CommentReference"/>
        </w:rPr>
        <w:annotationRef/>
      </w:r>
      <w:proofErr w:type="gramStart"/>
      <w:r>
        <w:t>With the exception of</w:t>
      </w:r>
      <w:proofErr w:type="gramEnd"/>
      <w:r>
        <w:t xml:space="preserve"> rash with antiviral, which was indefinite</w:t>
      </w:r>
    </w:p>
  </w:comment>
  <w:comment w:id="267" w:author="catherine.glover1" w:date="2019-05-28T16:57:00Z" w:initials="CG">
    <w:p w14:paraId="589D2876" w14:textId="2FBCD2C7" w:rsidR="00C13C05" w:rsidRDefault="00C13C05">
      <w:pPr>
        <w:pStyle w:val="CommentText"/>
      </w:pPr>
      <w:r>
        <w:rPr>
          <w:rStyle w:val="CommentReference"/>
        </w:rPr>
        <w:annotationRef/>
      </w:r>
      <w:r>
        <w:t>Consider switching this section and the evidence listed below</w:t>
      </w:r>
    </w:p>
  </w:comment>
  <w:comment w:id="281" w:author="catherine.glover1" w:date="2019-05-28T17:00:00Z" w:initials="CG">
    <w:p w14:paraId="302B48BE" w14:textId="36EE684D" w:rsidR="00C13C05" w:rsidRDefault="00C13C05">
      <w:pPr>
        <w:pStyle w:val="CommentText"/>
      </w:pPr>
      <w:r>
        <w:rPr>
          <w:rStyle w:val="CommentReference"/>
        </w:rPr>
        <w:annotationRef/>
      </w:r>
      <w:r>
        <w:t>Could we put “start of observation” at left side and “end of observation” at right side?</w:t>
      </w:r>
    </w:p>
  </w:comment>
  <w:comment w:id="308" w:author="Anastasia" w:date="2019-05-12T20:45:00Z" w:initials="A">
    <w:p w14:paraId="3FDE1C75" w14:textId="6961E0A3" w:rsidR="00C13C05" w:rsidRDefault="00C13C05">
      <w:pPr>
        <w:pStyle w:val="CommentText"/>
      </w:pPr>
      <w:r>
        <w:rPr>
          <w:rStyle w:val="CommentReference"/>
        </w:rPr>
        <w:annotationRef/>
      </w:r>
      <w:r>
        <w:t>Would like a better reference for this.</w:t>
      </w:r>
    </w:p>
  </w:comment>
  <w:comment w:id="331" w:author="Anastasia" w:date="2019-05-10T13:13:00Z" w:initials="A">
    <w:p w14:paraId="6C78AB06" w14:textId="7697CCD4" w:rsidR="00C13C05" w:rsidRDefault="00C13C05">
      <w:pPr>
        <w:pStyle w:val="CommentText"/>
      </w:pPr>
      <w:r>
        <w:rPr>
          <w:rStyle w:val="CommentReference"/>
        </w:rPr>
        <w:annotationRef/>
      </w:r>
      <w:r>
        <w:t>‘all vaccines, all events’</w:t>
      </w:r>
    </w:p>
  </w:comment>
  <w:comment w:id="348" w:author="Anastasia" w:date="2019-05-10T13:16:00Z" w:initials="A">
    <w:p w14:paraId="4DB0D540" w14:textId="77777777" w:rsidR="00C13C05" w:rsidRDefault="00C13C05" w:rsidP="004F6B4F">
      <w:pPr>
        <w:pStyle w:val="CommentText"/>
      </w:pPr>
      <w:r>
        <w:rPr>
          <w:rStyle w:val="CommentReference"/>
        </w:rPr>
        <w:annotationRef/>
      </w:r>
      <w:r>
        <w:t>‘</w:t>
      </w:r>
      <w:r w:rsidRPr="005B0604">
        <w:t>single vaccines, all events; and single vaccines, first events</w:t>
      </w:r>
      <w:r>
        <w:t>’</w:t>
      </w:r>
    </w:p>
  </w:comment>
  <w:comment w:id="351" w:author="catherine.glover1" w:date="2019-05-28T17:01:00Z" w:initials="CG">
    <w:p w14:paraId="3C95693B" w14:textId="5DE86DBD" w:rsidR="00C13C05" w:rsidRDefault="00C13C05">
      <w:pPr>
        <w:pStyle w:val="CommentText"/>
      </w:pPr>
      <w:r>
        <w:rPr>
          <w:rStyle w:val="CommentReference"/>
        </w:rPr>
        <w:annotationRef/>
      </w:r>
      <w:r>
        <w:t>Mention not performed for clinical attendance</w:t>
      </w:r>
    </w:p>
  </w:comment>
  <w:comment w:id="352" w:author="Anastasia" w:date="2019-05-18T21:42:00Z" w:initials="A">
    <w:p w14:paraId="24746056" w14:textId="1A3F5DB1" w:rsidR="00C13C05" w:rsidRDefault="00C13C05">
      <w:pPr>
        <w:pStyle w:val="CommentText"/>
      </w:pPr>
      <w:r>
        <w:rPr>
          <w:rStyle w:val="CommentReference"/>
        </w:rPr>
        <w:annotationRef/>
      </w:r>
      <w:r>
        <w:t>‘all vaccines, first events’ and ‘single vaccines, first events’</w:t>
      </w:r>
    </w:p>
  </w:comment>
  <w:comment w:id="432" w:author="James Totterdell" w:date="2019-08-30T09:16:00Z" w:initials="JT">
    <w:p w14:paraId="697F11FF" w14:textId="2728B221" w:rsidR="00C13C05" w:rsidRDefault="00C13C05">
      <w:pPr>
        <w:pStyle w:val="CommentText"/>
      </w:pPr>
      <w:r>
        <w:rPr>
          <w:rStyle w:val="CommentReference"/>
        </w:rPr>
        <w:annotationRef/>
      </w:r>
      <w:r>
        <w:t>I don’t think it’s necessary to repeat the reported values, just refer to the tables. Report if it’s not in any of the tables.</w:t>
      </w:r>
    </w:p>
  </w:comment>
  <w:comment w:id="467" w:author="Anastasia" w:date="2019-05-10T14:37:00Z" w:initials="A">
    <w:p w14:paraId="68A4CDD8" w14:textId="77777777" w:rsidR="00C13C05" w:rsidRDefault="00C13C05" w:rsidP="00A97C57">
      <w:pPr>
        <w:pStyle w:val="CommentText"/>
      </w:pPr>
      <w:r>
        <w:rPr>
          <w:rStyle w:val="CommentReference"/>
        </w:rPr>
        <w:annotationRef/>
      </w:r>
      <w:r>
        <w:t>How meaningful is it to be analysing results in the washout period?</w:t>
      </w:r>
    </w:p>
  </w:comment>
  <w:comment w:id="468" w:author="catherine.glover1" w:date="2019-05-28T17:08:00Z" w:initials="CG">
    <w:p w14:paraId="1579D068" w14:textId="77777777" w:rsidR="00C13C05" w:rsidRDefault="00C13C05" w:rsidP="00A97C57">
      <w:pPr>
        <w:pStyle w:val="CommentText"/>
      </w:pPr>
      <w:r>
        <w:rPr>
          <w:rStyle w:val="CommentReference"/>
        </w:rPr>
        <w:annotationRef/>
      </w:r>
      <w:r>
        <w:t>Good question – I suppose it is a question of how arbitrary we think the length of the risk period is, and the way risk tapers off</w:t>
      </w:r>
    </w:p>
  </w:comment>
  <w:comment w:id="469" w:author="catherine.glover1" w:date="2019-05-28T17:08:00Z" w:initials="CG">
    <w:p w14:paraId="7D3CDFB3" w14:textId="77777777" w:rsidR="00C13C05" w:rsidRDefault="00C13C05" w:rsidP="00A97C57">
      <w:pPr>
        <w:pStyle w:val="CommentText"/>
      </w:pPr>
      <w:r>
        <w:rPr>
          <w:rStyle w:val="CommentReference"/>
        </w:rPr>
        <w:annotationRef/>
      </w:r>
      <w:r>
        <w:t>2 decimal places for consistency (&amp; throughout)</w:t>
      </w:r>
    </w:p>
  </w:comment>
  <w:comment w:id="466" w:author="James Totterdell" w:date="2019-08-30T09:20:00Z" w:initials="JT">
    <w:p w14:paraId="00145DDA" w14:textId="058B0877" w:rsidR="00C13C05" w:rsidRDefault="00C13C05">
      <w:pPr>
        <w:pStyle w:val="CommentText"/>
      </w:pPr>
      <w:r>
        <w:rPr>
          <w:rStyle w:val="CommentReference"/>
        </w:rPr>
        <w:annotationRef/>
      </w:r>
      <w:r>
        <w:t>I don’t know how useful this is, I’m sure we could cut all the events we looked at and find elevated rates in some windows if we look at enough of them. Probably stick to what was pre-specified.</w:t>
      </w:r>
    </w:p>
    <w:p w14:paraId="41D0731B" w14:textId="3A3274A0" w:rsidR="00C13C05" w:rsidRDefault="00C13C05">
      <w:pPr>
        <w:pStyle w:val="CommentText"/>
      </w:pPr>
    </w:p>
    <w:p w14:paraId="3CB0F890" w14:textId="5C8A5DF4" w:rsidR="00C13C05" w:rsidRDefault="00C13C05">
      <w:pPr>
        <w:pStyle w:val="CommentText"/>
      </w:pPr>
      <w:r>
        <w:t>If we do want to include, make sure we specify as “post-hoc”.</w:t>
      </w:r>
    </w:p>
  </w:comment>
  <w:comment w:id="494" w:author="Anastasia" w:date="2019-05-10T14:11:00Z" w:initials="A">
    <w:p w14:paraId="2C65DC30" w14:textId="77777777" w:rsidR="00C13C05" w:rsidRDefault="00C13C05" w:rsidP="00F3639A">
      <w:pPr>
        <w:pStyle w:val="CommentText"/>
      </w:pPr>
      <w:r>
        <w:rPr>
          <w:rStyle w:val="CommentReference"/>
        </w:rPr>
        <w:annotationRef/>
      </w:r>
      <w:proofErr w:type="gramStart"/>
      <w:r>
        <w:t>Also</w:t>
      </w:r>
      <w:proofErr w:type="gramEnd"/>
      <w:r>
        <w:t xml:space="preserve"> a reduced risk in the pre-exposure and post-risk washouts though in single vaccine model</w:t>
      </w:r>
    </w:p>
  </w:comment>
  <w:comment w:id="524" w:author="Anastasia" w:date="2019-05-10T14:37:00Z" w:initials="A">
    <w:p w14:paraId="2B6F4DE6" w14:textId="77777777" w:rsidR="00C13C05" w:rsidRDefault="00C13C05" w:rsidP="00D608BE">
      <w:pPr>
        <w:pStyle w:val="CommentText"/>
      </w:pPr>
      <w:r>
        <w:rPr>
          <w:rStyle w:val="CommentReference"/>
        </w:rPr>
        <w:annotationRef/>
      </w:r>
      <w:r>
        <w:t>How meaningful is it to be analysing results in the washout period?</w:t>
      </w:r>
    </w:p>
  </w:comment>
  <w:comment w:id="526" w:author="James Totterdell" w:date="2019-08-30T09:26:00Z" w:initials="JT">
    <w:p w14:paraId="2BCAE5CE" w14:textId="25E6EF0A" w:rsidR="00C13C05" w:rsidRDefault="00C13C05">
      <w:pPr>
        <w:pStyle w:val="CommentText"/>
      </w:pPr>
      <w:r>
        <w:rPr>
          <w:rStyle w:val="CommentReference"/>
        </w:rPr>
        <w:annotationRef/>
      </w:r>
      <w:r>
        <w:rPr>
          <w:rStyle w:val="CommentReference"/>
        </w:rPr>
        <w:t xml:space="preserve">In terms of the model, no </w:t>
      </w:r>
      <w:proofErr w:type="gramStart"/>
      <w:r>
        <w:rPr>
          <w:rStyle w:val="CommentReference"/>
        </w:rPr>
        <w:t>more or less meaningful</w:t>
      </w:r>
      <w:proofErr w:type="gramEnd"/>
      <w:r>
        <w:rPr>
          <w:rStyle w:val="CommentReference"/>
        </w:rPr>
        <w:t xml:space="preserve"> than any other estimate. As Catherine says, in terms of interpretation depends on if we think the risk-windows defined appropriately</w:t>
      </w:r>
    </w:p>
  </w:comment>
  <w:comment w:id="525" w:author="catherine.glover1" w:date="2019-05-28T17:08:00Z" w:initials="CG">
    <w:p w14:paraId="137C5E96" w14:textId="19B0120E" w:rsidR="00C13C05" w:rsidRDefault="00C13C05">
      <w:pPr>
        <w:pStyle w:val="CommentText"/>
      </w:pPr>
      <w:r>
        <w:rPr>
          <w:rStyle w:val="CommentReference"/>
        </w:rPr>
        <w:annotationRef/>
      </w:r>
      <w:r>
        <w:t>Good question – I suppose it is a question of how arbitrary we think the length of the risk period is, and the way risk tapers off</w:t>
      </w:r>
    </w:p>
  </w:comment>
  <w:comment w:id="528" w:author="catherine.glover1" w:date="2019-05-28T17:08:00Z" w:initials="CG">
    <w:p w14:paraId="0EC12299" w14:textId="13DB785D" w:rsidR="00C13C05" w:rsidRDefault="00C13C05">
      <w:pPr>
        <w:pStyle w:val="CommentText"/>
      </w:pPr>
      <w:r>
        <w:rPr>
          <w:rStyle w:val="CommentReference"/>
        </w:rPr>
        <w:annotationRef/>
      </w:r>
      <w:r>
        <w:t>2 decimal places for consistency (&amp; throughout)</w:t>
      </w:r>
    </w:p>
  </w:comment>
  <w:comment w:id="539" w:author="Anastasia" w:date="2019-05-10T14:11:00Z" w:initials="A">
    <w:p w14:paraId="6D336A7C" w14:textId="39BAEEB5" w:rsidR="00C13C05" w:rsidRDefault="00C13C05">
      <w:pPr>
        <w:pStyle w:val="CommentText"/>
      </w:pPr>
      <w:r>
        <w:rPr>
          <w:rStyle w:val="CommentReference"/>
        </w:rPr>
        <w:annotationRef/>
      </w:r>
      <w:proofErr w:type="gramStart"/>
      <w:r>
        <w:t>Also</w:t>
      </w:r>
      <w:proofErr w:type="gramEnd"/>
      <w:r>
        <w:t xml:space="preserve"> a reduced risk in the pre-exposure and post-risk washouts though in single vaccine model</w:t>
      </w:r>
    </w:p>
  </w:comment>
  <w:comment w:id="540" w:author="Anastasia" w:date="2019-05-10T13:41:00Z" w:initials="A">
    <w:p w14:paraId="15D5AA9D" w14:textId="43B155F1" w:rsidR="00C13C05" w:rsidRDefault="00C13C05">
      <w:pPr>
        <w:pStyle w:val="CommentText"/>
      </w:pPr>
      <w:r>
        <w:rPr>
          <w:rStyle w:val="CommentReference"/>
        </w:rPr>
        <w:annotationRef/>
      </w:r>
      <w:r>
        <w:t>Do we want to separate out the pre-exposure results which essentially demonstrate the healthy vaccinee effect and have a separate table for this? Can delete as indicated in green highlight above and focus above results on risk period only.</w:t>
      </w:r>
    </w:p>
  </w:comment>
  <w:comment w:id="541" w:author="catherine.glover1" w:date="2019-05-28T17:09:00Z" w:initials="CG">
    <w:p w14:paraId="4C70F227" w14:textId="42CD4431" w:rsidR="00C13C05" w:rsidRDefault="00C13C05">
      <w:pPr>
        <w:pStyle w:val="CommentText"/>
      </w:pPr>
      <w:r>
        <w:rPr>
          <w:rStyle w:val="CommentReference"/>
        </w:rPr>
        <w:annotationRef/>
      </w:r>
      <w:r>
        <w:t>I think this is important to include as a separate section, and consider introducing first? Not the most important result though.</w:t>
      </w:r>
    </w:p>
  </w:comment>
  <w:comment w:id="554" w:author="catherine.glover1" w:date="2019-05-28T17:12:00Z" w:initials="CG">
    <w:p w14:paraId="6BEF3857" w14:textId="3FAEB3A5" w:rsidR="00C13C05" w:rsidRDefault="00C13C05">
      <w:pPr>
        <w:pStyle w:val="CommentText"/>
      </w:pPr>
      <w:r>
        <w:rPr>
          <w:rStyle w:val="CommentReference"/>
        </w:rPr>
        <w:annotationRef/>
      </w:r>
      <w:r>
        <w:t>James – can we get a median time to ISR for the ISR events we identified in this study?</w:t>
      </w:r>
    </w:p>
  </w:comment>
  <w:comment w:id="555" w:author="James Totterdell" w:date="2019-08-30T09:29:00Z" w:initials="JT">
    <w:p w14:paraId="13996E0A" w14:textId="7C8E6B85" w:rsidR="00C13C05" w:rsidRDefault="00C13C05">
      <w:pPr>
        <w:pStyle w:val="CommentText"/>
      </w:pPr>
      <w:r>
        <w:rPr>
          <w:rStyle w:val="CommentReference"/>
        </w:rPr>
        <w:annotationRef/>
      </w:r>
      <w:r>
        <w:t xml:space="preserve">May not make sense as </w:t>
      </w:r>
      <w:r w:rsidR="002E1876">
        <w:t>some</w:t>
      </w:r>
      <w:r>
        <w:t xml:space="preserve"> of the ISR observed may be unrelated to the ZVL vaccination. E.g. first ISR might be 300+ days after the ZVL vax because it was due to something else.</w:t>
      </w:r>
      <w:r w:rsidR="002E1876">
        <w:t xml:space="preserve"> And those that are observed may be reported later than occurrence.</w:t>
      </w:r>
      <w:r>
        <w:t xml:space="preserve"> </w:t>
      </w:r>
    </w:p>
    <w:p w14:paraId="47E1A59C" w14:textId="77777777" w:rsidR="00C13C05" w:rsidRDefault="00C13C05">
      <w:pPr>
        <w:pStyle w:val="CommentText"/>
      </w:pPr>
    </w:p>
    <w:p w14:paraId="3B29DF2F" w14:textId="268A8A0A" w:rsidR="00C13C05" w:rsidRDefault="002E1876">
      <w:pPr>
        <w:pStyle w:val="CommentText"/>
      </w:pPr>
      <w:r>
        <w:t>In</w:t>
      </w:r>
      <w:r w:rsidR="00C13C05">
        <w:t xml:space="preserve"> any case, </w:t>
      </w:r>
      <w:r>
        <w:t>having a look I find</w:t>
      </w:r>
      <w:r w:rsidR="00C13C05">
        <w:t xml:space="preserve"> a median time to first ISR </w:t>
      </w:r>
      <w:r>
        <w:t xml:space="preserve">encounter </w:t>
      </w:r>
      <w:r w:rsidR="00C13C05">
        <w:t>following ZVL of about 22 days, however, 40% are less than 8 days and then only 47% less than 15 days, 50% less than 22 days and so on</w:t>
      </w:r>
      <w:r w:rsidR="00337380">
        <w:t xml:space="preserve"> up to the 638 days potentially allowed</w:t>
      </w:r>
      <w:r w:rsidR="00C13C05">
        <w:t>.</w:t>
      </w:r>
    </w:p>
  </w:comment>
  <w:comment w:id="556" w:author="catherine.glover1" w:date="2019-05-28T17:12:00Z" w:initials="CG">
    <w:p w14:paraId="3E665568" w14:textId="163E2812" w:rsidR="00C13C05" w:rsidRDefault="00C13C05">
      <w:pPr>
        <w:pStyle w:val="CommentText"/>
      </w:pPr>
      <w:r>
        <w:rPr>
          <w:rStyle w:val="CommentReference"/>
        </w:rPr>
        <w:annotationRef/>
      </w:r>
      <w:r>
        <w:t>Following ZVL?</w:t>
      </w:r>
    </w:p>
  </w:comment>
  <w:comment w:id="559" w:author="catherine.glover1" w:date="2019-05-28T17:13:00Z" w:initials="CG">
    <w:p w14:paraId="67ACDF77" w14:textId="51906356" w:rsidR="00C13C05" w:rsidRDefault="00C13C05">
      <w:pPr>
        <w:pStyle w:val="CommentText"/>
      </w:pPr>
      <w:r>
        <w:rPr>
          <w:rStyle w:val="CommentReference"/>
        </w:rPr>
        <w:annotationRef/>
      </w:r>
      <w:r>
        <w:t>?</w:t>
      </w:r>
    </w:p>
  </w:comment>
  <w:comment w:id="560" w:author="catherine.glover1" w:date="2019-05-28T17:13:00Z" w:initials="CG">
    <w:p w14:paraId="339354FA" w14:textId="3FCD8C80" w:rsidR="00C13C05" w:rsidRDefault="00C13C05">
      <w:pPr>
        <w:pStyle w:val="CommentText"/>
      </w:pPr>
      <w:r>
        <w:rPr>
          <w:rStyle w:val="CommentReference"/>
        </w:rPr>
        <w:annotationRef/>
      </w:r>
      <w:r>
        <w:t>Again – anything from TGA?</w:t>
      </w:r>
    </w:p>
  </w:comment>
  <w:comment w:id="567" w:author="catherine.glover1" w:date="2019-05-28T17:18:00Z" w:initials="CG">
    <w:p w14:paraId="1C771F81" w14:textId="1957EF75" w:rsidR="00C13C05" w:rsidRDefault="00C13C05">
      <w:pPr>
        <w:pStyle w:val="CommentText"/>
      </w:pPr>
      <w:r>
        <w:rPr>
          <w:rStyle w:val="CommentReference"/>
        </w:rPr>
        <w:annotationRef/>
      </w:r>
      <w:r>
        <w:t>This applies to MI in the above paragraph as well; tie together?</w:t>
      </w:r>
    </w:p>
  </w:comment>
  <w:comment w:id="591" w:author="Anastasia" w:date="2019-05-19T10:51:00Z" w:initials="A">
    <w:p w14:paraId="12598905" w14:textId="32812337" w:rsidR="00C13C05" w:rsidRDefault="00C13C05">
      <w:pPr>
        <w:pStyle w:val="CommentText"/>
      </w:pPr>
      <w:r>
        <w:rPr>
          <w:rStyle w:val="CommentReference"/>
        </w:rPr>
        <w:annotationRef/>
      </w:r>
      <w:r>
        <w:t>Not sure I can put this in results given it is a different data set/study/analysis. Not sure if you want to include it here. It may suggest there is more preventive medicine in this group but it could be stretch to say that.</w:t>
      </w:r>
    </w:p>
  </w:comment>
  <w:comment w:id="592" w:author="catherine.glover1" w:date="2019-05-28T17:20:00Z" w:initials="CG">
    <w:p w14:paraId="1FADC72F" w14:textId="33EF4320" w:rsidR="00C13C05" w:rsidRDefault="00C13C05">
      <w:pPr>
        <w:pStyle w:val="CommentText"/>
      </w:pPr>
      <w:r>
        <w:rPr>
          <w:rStyle w:val="CommentReference"/>
        </w:rPr>
        <w:annotationRef/>
      </w:r>
      <w:r>
        <w:t>Suggest asking Julie whether she thinks it can be applied here?</w:t>
      </w:r>
    </w:p>
  </w:comment>
  <w:comment w:id="593" w:author="catherine.glover1" w:date="2019-05-28T17:24:00Z" w:initials="CG">
    <w:p w14:paraId="62931062" w14:textId="695D359D" w:rsidR="00C13C05" w:rsidRDefault="00C13C05">
      <w:pPr>
        <w:pStyle w:val="CommentText"/>
      </w:pPr>
      <w:r>
        <w:rPr>
          <w:rStyle w:val="CommentReference"/>
        </w:rPr>
        <w:annotationRef/>
      </w:r>
      <w:r>
        <w:t>I think this we need to be careful here as the subunit vaccine is not available in Australia, nor would it be funded – therefore would expect extremely limited numbers to receive it in the future. Perhaps could talk about introduction of other vaccines/in this population?</w:t>
      </w:r>
    </w:p>
  </w:comment>
  <w:comment w:id="600" w:author="catherine.glover1" w:date="2019-05-29T13:20:00Z" w:initials="CG">
    <w:p w14:paraId="59E9F024" w14:textId="0BCB2422" w:rsidR="00C13C05" w:rsidRDefault="00C13C05">
      <w:pPr>
        <w:pStyle w:val="CommentText"/>
      </w:pPr>
      <w:r>
        <w:rPr>
          <w:rStyle w:val="CommentReference"/>
        </w:rPr>
        <w:annotationRef/>
      </w:r>
      <w:r>
        <w:t>Include that patients may attend multiple practices and appear as two “individuals”; but that this likely does not have big impact as most seniors attend same GP</w:t>
      </w:r>
    </w:p>
  </w:comment>
  <w:comment w:id="623" w:author="Anastasia" w:date="2019-05-18T22:52:00Z" w:initials="A">
    <w:p w14:paraId="06D16B4A" w14:textId="2E704227" w:rsidR="00C13C05" w:rsidRDefault="00C13C05">
      <w:pPr>
        <w:pStyle w:val="CommentText"/>
      </w:pPr>
      <w:r>
        <w:rPr>
          <w:rStyle w:val="CommentReference"/>
        </w:rPr>
        <w:annotationRef/>
      </w:r>
      <w:r>
        <w:t>This is repeated from above – not sure where it sits better.</w:t>
      </w:r>
    </w:p>
  </w:comment>
  <w:comment w:id="624" w:author="catherine.glover1" w:date="2019-05-28T17:26:00Z" w:initials="CG">
    <w:p w14:paraId="3BEC4AAA" w14:textId="72FCE2CB" w:rsidR="00C13C05" w:rsidRDefault="00C13C05">
      <w:pPr>
        <w:pStyle w:val="CommentText"/>
      </w:pPr>
      <w:r>
        <w:rPr>
          <w:rStyle w:val="CommentReference"/>
        </w:rPr>
        <w:annotationRef/>
      </w:r>
      <w:r>
        <w:t xml:space="preserve">I think it sits better above, </w:t>
      </w:r>
      <w:proofErr w:type="gramStart"/>
      <w:r>
        <w:t>as a way to</w:t>
      </w:r>
      <w:proofErr w:type="gramEnd"/>
      <w:r>
        <w:t xml:space="preserve"> explain certain findings.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9FA127B" w15:done="0"/>
  <w15:commentEx w15:paraId="49300121" w15:done="0"/>
  <w15:commentEx w15:paraId="185D93CA" w15:paraIdParent="49300121" w15:done="0"/>
  <w15:commentEx w15:paraId="2D123C2D" w15:done="0"/>
  <w15:commentEx w15:paraId="506BDE74" w15:done="0"/>
  <w15:commentEx w15:paraId="79E6D6B0" w15:done="0"/>
  <w15:commentEx w15:paraId="2989DD52" w15:done="0"/>
  <w15:commentEx w15:paraId="5083BE5A" w15:paraIdParent="2989DD52" w15:done="0"/>
  <w15:commentEx w15:paraId="0EAC84E9" w15:done="0"/>
  <w15:commentEx w15:paraId="0C551557" w15:done="0"/>
  <w15:commentEx w15:paraId="579A5CCB" w15:done="0"/>
  <w15:commentEx w15:paraId="3227A497" w15:done="0"/>
  <w15:commentEx w15:paraId="11C6E62E" w15:done="0"/>
  <w15:commentEx w15:paraId="2F206354" w15:done="0"/>
  <w15:commentEx w15:paraId="0E8BEEFB" w15:done="0"/>
  <w15:commentEx w15:paraId="51786700" w15:done="0"/>
  <w15:commentEx w15:paraId="6EED2787" w15:done="0"/>
  <w15:commentEx w15:paraId="67570734" w15:done="0"/>
  <w15:commentEx w15:paraId="6E294E7E" w15:done="0"/>
  <w15:commentEx w15:paraId="6CED788C" w15:done="0"/>
  <w15:commentEx w15:paraId="1A4F9752" w15:done="0"/>
  <w15:commentEx w15:paraId="468C59F3" w15:done="0"/>
  <w15:commentEx w15:paraId="5A537DA3" w15:done="0"/>
  <w15:commentEx w15:paraId="128A3175" w15:done="0"/>
  <w15:commentEx w15:paraId="625713F3" w15:done="0"/>
  <w15:commentEx w15:paraId="7682BA87" w15:done="0"/>
  <w15:commentEx w15:paraId="07878568" w15:done="0"/>
  <w15:commentEx w15:paraId="6EEB87A9" w15:done="0"/>
  <w15:commentEx w15:paraId="681A46FB" w15:done="0"/>
  <w15:commentEx w15:paraId="59FF7A26" w15:paraIdParent="681A46FB" w15:done="0"/>
  <w15:commentEx w15:paraId="1C5DEDF5" w15:done="0"/>
  <w15:commentEx w15:paraId="589D2876" w15:done="0"/>
  <w15:commentEx w15:paraId="302B48BE" w15:done="0"/>
  <w15:commentEx w15:paraId="3FDE1C75" w15:done="0"/>
  <w15:commentEx w15:paraId="6C78AB06" w15:done="0"/>
  <w15:commentEx w15:paraId="4DB0D540" w15:done="0"/>
  <w15:commentEx w15:paraId="3C95693B" w15:done="0"/>
  <w15:commentEx w15:paraId="24746056" w15:done="0"/>
  <w15:commentEx w15:paraId="697F11FF" w15:done="0"/>
  <w15:commentEx w15:paraId="68A4CDD8" w15:done="0"/>
  <w15:commentEx w15:paraId="1579D068" w15:done="0"/>
  <w15:commentEx w15:paraId="7D3CDFB3" w15:done="0"/>
  <w15:commentEx w15:paraId="3CB0F890" w15:done="0"/>
  <w15:commentEx w15:paraId="2C65DC30" w15:done="0"/>
  <w15:commentEx w15:paraId="2B6F4DE6" w15:done="0"/>
  <w15:commentEx w15:paraId="2BCAE5CE" w15:paraIdParent="2B6F4DE6" w15:done="0"/>
  <w15:commentEx w15:paraId="137C5E96" w15:done="0"/>
  <w15:commentEx w15:paraId="0EC12299" w15:done="0"/>
  <w15:commentEx w15:paraId="6D336A7C" w15:done="0"/>
  <w15:commentEx w15:paraId="15D5AA9D" w15:done="0"/>
  <w15:commentEx w15:paraId="4C70F227" w15:done="0"/>
  <w15:commentEx w15:paraId="6BEF3857" w15:done="0"/>
  <w15:commentEx w15:paraId="3B29DF2F" w15:paraIdParent="6BEF3857" w15:done="0"/>
  <w15:commentEx w15:paraId="3E665568" w15:done="0"/>
  <w15:commentEx w15:paraId="67ACDF77" w15:done="0"/>
  <w15:commentEx w15:paraId="339354FA" w15:done="0"/>
  <w15:commentEx w15:paraId="1C771F81" w15:done="0"/>
  <w15:commentEx w15:paraId="12598905" w15:done="0"/>
  <w15:commentEx w15:paraId="1FADC72F" w15:done="0"/>
  <w15:commentEx w15:paraId="62931062" w15:done="0"/>
  <w15:commentEx w15:paraId="59E9F024" w15:done="0"/>
  <w15:commentEx w15:paraId="06D16B4A" w15:done="0"/>
  <w15:commentEx w15:paraId="3BEC4AA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00609"/>
    <w:multiLevelType w:val="multilevel"/>
    <w:tmpl w:val="906C293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93A7AF2"/>
    <w:multiLevelType w:val="multilevel"/>
    <w:tmpl w:val="EE32800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7247EB"/>
    <w:multiLevelType w:val="hybridMultilevel"/>
    <w:tmpl w:val="24203FA6"/>
    <w:lvl w:ilvl="0" w:tplc="993C1698">
      <w:start w:val="1"/>
      <w:numFmt w:val="bullet"/>
      <w:lvlText w:val=""/>
      <w:lvlJc w:val="left"/>
      <w:pPr>
        <w:ind w:left="720" w:hanging="360"/>
      </w:pPr>
      <w:rPr>
        <w:rFonts w:ascii="Symbol" w:eastAsiaTheme="minorHAnsi" w:hAnsi="Symbol"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99A2B25"/>
    <w:multiLevelType w:val="hybridMultilevel"/>
    <w:tmpl w:val="E3C21720"/>
    <w:lvl w:ilvl="0" w:tplc="0C09000F">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DE72F31"/>
    <w:multiLevelType w:val="hybridMultilevel"/>
    <w:tmpl w:val="2E7837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57F7D5A"/>
    <w:multiLevelType w:val="multilevel"/>
    <w:tmpl w:val="B3288A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5"/>
  </w:num>
  <w:num w:numId="2">
    <w:abstractNumId w:val="1"/>
  </w:num>
  <w:num w:numId="3">
    <w:abstractNumId w:val="0"/>
  </w:num>
  <w:num w:numId="4">
    <w:abstractNumId w:val="2"/>
  </w:num>
  <w:num w:numId="5">
    <w:abstractNumId w:val="4"/>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ames Totterdell">
    <w15:presenceInfo w15:providerId="AD" w15:userId="S-1-5-21-1982029612-917206853-945835055-34209"/>
  </w15:person>
  <w15:person w15:author="Anastasia">
    <w15:presenceInfo w15:providerId="None" w15:userId="Anastas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tz0fzt9irpvzmesttlxpwt8sevx05zeww00&quot;&gt;NPS&lt;record-ids&gt;&lt;item&gt;11&lt;/item&gt;&lt;item&gt;15&lt;/item&gt;&lt;item&gt;23&lt;/item&gt;&lt;item&gt;24&lt;/item&gt;&lt;item&gt;26&lt;/item&gt;&lt;item&gt;44&lt;/item&gt;&lt;item&gt;53&lt;/item&gt;&lt;item&gt;54&lt;/item&gt;&lt;item&gt;55&lt;/item&gt;&lt;item&gt;56&lt;/item&gt;&lt;item&gt;57&lt;/item&gt;&lt;item&gt;65&lt;/item&gt;&lt;item&gt;66&lt;/item&gt;&lt;item&gt;67&lt;/item&gt;&lt;item&gt;70&lt;/item&gt;&lt;item&gt;71&lt;/item&gt;&lt;item&gt;72&lt;/item&gt;&lt;item&gt;75&lt;/item&gt;&lt;item&gt;76&lt;/item&gt;&lt;item&gt;77&lt;/item&gt;&lt;item&gt;80&lt;/item&gt;&lt;item&gt;81&lt;/item&gt;&lt;item&gt;82&lt;/item&gt;&lt;item&gt;83&lt;/item&gt;&lt;item&gt;84&lt;/item&gt;&lt;item&gt;85&lt;/item&gt;&lt;item&gt;86&lt;/item&gt;&lt;item&gt;87&lt;/item&gt;&lt;item&gt;88&lt;/item&gt;&lt;item&gt;89&lt;/item&gt;&lt;item&gt;90&lt;/item&gt;&lt;/record-ids&gt;&lt;/item&gt;&lt;/Libraries&gt;"/>
  </w:docVars>
  <w:rsids>
    <w:rsidRoot w:val="005A64DB"/>
    <w:rsid w:val="000204D4"/>
    <w:rsid w:val="00021F42"/>
    <w:rsid w:val="0002254F"/>
    <w:rsid w:val="00022A9A"/>
    <w:rsid w:val="00030462"/>
    <w:rsid w:val="00031250"/>
    <w:rsid w:val="000347F6"/>
    <w:rsid w:val="00037CFD"/>
    <w:rsid w:val="0004185D"/>
    <w:rsid w:val="00046004"/>
    <w:rsid w:val="00057F91"/>
    <w:rsid w:val="00060E00"/>
    <w:rsid w:val="00061349"/>
    <w:rsid w:val="00063651"/>
    <w:rsid w:val="00063F4F"/>
    <w:rsid w:val="00070E7C"/>
    <w:rsid w:val="00072BFB"/>
    <w:rsid w:val="00091214"/>
    <w:rsid w:val="000A52D2"/>
    <w:rsid w:val="000A78FE"/>
    <w:rsid w:val="000B3530"/>
    <w:rsid w:val="000B6FCA"/>
    <w:rsid w:val="000C2EC2"/>
    <w:rsid w:val="000C2F3E"/>
    <w:rsid w:val="000D008A"/>
    <w:rsid w:val="000D3826"/>
    <w:rsid w:val="000D5AA2"/>
    <w:rsid w:val="000E1566"/>
    <w:rsid w:val="000E1AEE"/>
    <w:rsid w:val="000E590C"/>
    <w:rsid w:val="000E729F"/>
    <w:rsid w:val="000F066A"/>
    <w:rsid w:val="000F6BD1"/>
    <w:rsid w:val="00101AB0"/>
    <w:rsid w:val="0010510E"/>
    <w:rsid w:val="001128EA"/>
    <w:rsid w:val="001129DB"/>
    <w:rsid w:val="00117164"/>
    <w:rsid w:val="00125A74"/>
    <w:rsid w:val="00127E73"/>
    <w:rsid w:val="001322D4"/>
    <w:rsid w:val="00132F16"/>
    <w:rsid w:val="00140A78"/>
    <w:rsid w:val="00144319"/>
    <w:rsid w:val="00153D67"/>
    <w:rsid w:val="00155339"/>
    <w:rsid w:val="001557BD"/>
    <w:rsid w:val="001574A6"/>
    <w:rsid w:val="00157B0A"/>
    <w:rsid w:val="00160C06"/>
    <w:rsid w:val="00161903"/>
    <w:rsid w:val="00163CF4"/>
    <w:rsid w:val="00164CB3"/>
    <w:rsid w:val="001661B8"/>
    <w:rsid w:val="00170F2C"/>
    <w:rsid w:val="00171E6C"/>
    <w:rsid w:val="00195A43"/>
    <w:rsid w:val="001A08D9"/>
    <w:rsid w:val="001A1D8F"/>
    <w:rsid w:val="001B1071"/>
    <w:rsid w:val="001C102F"/>
    <w:rsid w:val="001C4C67"/>
    <w:rsid w:val="001C5703"/>
    <w:rsid w:val="001C7C7A"/>
    <w:rsid w:val="001D2311"/>
    <w:rsid w:val="001E623A"/>
    <w:rsid w:val="001F17D7"/>
    <w:rsid w:val="001F2B30"/>
    <w:rsid w:val="001F656D"/>
    <w:rsid w:val="001F7C87"/>
    <w:rsid w:val="00204304"/>
    <w:rsid w:val="0021489A"/>
    <w:rsid w:val="00215619"/>
    <w:rsid w:val="00216BE4"/>
    <w:rsid w:val="00220F9E"/>
    <w:rsid w:val="00225819"/>
    <w:rsid w:val="0023429D"/>
    <w:rsid w:val="00236D9C"/>
    <w:rsid w:val="00236F16"/>
    <w:rsid w:val="00237EA5"/>
    <w:rsid w:val="002419BD"/>
    <w:rsid w:val="002465B6"/>
    <w:rsid w:val="0025240C"/>
    <w:rsid w:val="0025361F"/>
    <w:rsid w:val="00253E7F"/>
    <w:rsid w:val="002553E8"/>
    <w:rsid w:val="00255E85"/>
    <w:rsid w:val="00255F34"/>
    <w:rsid w:val="0026552E"/>
    <w:rsid w:val="0028234A"/>
    <w:rsid w:val="0028286D"/>
    <w:rsid w:val="002954BE"/>
    <w:rsid w:val="002A072B"/>
    <w:rsid w:val="002A3536"/>
    <w:rsid w:val="002A50FC"/>
    <w:rsid w:val="002B0B17"/>
    <w:rsid w:val="002B626B"/>
    <w:rsid w:val="002B6447"/>
    <w:rsid w:val="002C0D3C"/>
    <w:rsid w:val="002C1574"/>
    <w:rsid w:val="002D3907"/>
    <w:rsid w:val="002D657F"/>
    <w:rsid w:val="002E1876"/>
    <w:rsid w:val="002E35CD"/>
    <w:rsid w:val="002F5C37"/>
    <w:rsid w:val="00303A14"/>
    <w:rsid w:val="00305B02"/>
    <w:rsid w:val="00316DCE"/>
    <w:rsid w:val="00316DF8"/>
    <w:rsid w:val="003179F0"/>
    <w:rsid w:val="00320279"/>
    <w:rsid w:val="00330265"/>
    <w:rsid w:val="00331C50"/>
    <w:rsid w:val="00337380"/>
    <w:rsid w:val="00347A15"/>
    <w:rsid w:val="00347B5E"/>
    <w:rsid w:val="0035056C"/>
    <w:rsid w:val="00351BAF"/>
    <w:rsid w:val="0036299C"/>
    <w:rsid w:val="003702F3"/>
    <w:rsid w:val="00373576"/>
    <w:rsid w:val="003750F3"/>
    <w:rsid w:val="003778E6"/>
    <w:rsid w:val="00382284"/>
    <w:rsid w:val="00390ABF"/>
    <w:rsid w:val="00391A14"/>
    <w:rsid w:val="003962B9"/>
    <w:rsid w:val="003A2E0D"/>
    <w:rsid w:val="003A59D8"/>
    <w:rsid w:val="003B1C79"/>
    <w:rsid w:val="003B4373"/>
    <w:rsid w:val="003C1CB3"/>
    <w:rsid w:val="003C4414"/>
    <w:rsid w:val="003C5B1D"/>
    <w:rsid w:val="003C639A"/>
    <w:rsid w:val="003D0005"/>
    <w:rsid w:val="003D6043"/>
    <w:rsid w:val="003D712A"/>
    <w:rsid w:val="003E367C"/>
    <w:rsid w:val="003E5AC1"/>
    <w:rsid w:val="003E69CD"/>
    <w:rsid w:val="003E7C10"/>
    <w:rsid w:val="003F5BCC"/>
    <w:rsid w:val="003F6AF6"/>
    <w:rsid w:val="00403AB4"/>
    <w:rsid w:val="004065A7"/>
    <w:rsid w:val="00411227"/>
    <w:rsid w:val="00430316"/>
    <w:rsid w:val="004305DA"/>
    <w:rsid w:val="00433207"/>
    <w:rsid w:val="004333E8"/>
    <w:rsid w:val="00434EC9"/>
    <w:rsid w:val="00442868"/>
    <w:rsid w:val="00443E79"/>
    <w:rsid w:val="00455B54"/>
    <w:rsid w:val="004578EE"/>
    <w:rsid w:val="00461252"/>
    <w:rsid w:val="004616B5"/>
    <w:rsid w:val="00466090"/>
    <w:rsid w:val="00471E83"/>
    <w:rsid w:val="00477BD5"/>
    <w:rsid w:val="00497DDC"/>
    <w:rsid w:val="004A07CD"/>
    <w:rsid w:val="004A563E"/>
    <w:rsid w:val="004B1E2D"/>
    <w:rsid w:val="004B4BEF"/>
    <w:rsid w:val="004C39EC"/>
    <w:rsid w:val="004C5DAE"/>
    <w:rsid w:val="004C713E"/>
    <w:rsid w:val="004D4AAF"/>
    <w:rsid w:val="004E2FB6"/>
    <w:rsid w:val="004E7C40"/>
    <w:rsid w:val="004F11BF"/>
    <w:rsid w:val="004F2632"/>
    <w:rsid w:val="004F6B4F"/>
    <w:rsid w:val="00510B9A"/>
    <w:rsid w:val="0051367B"/>
    <w:rsid w:val="00513E4F"/>
    <w:rsid w:val="00520063"/>
    <w:rsid w:val="00524A2A"/>
    <w:rsid w:val="00526819"/>
    <w:rsid w:val="0052773B"/>
    <w:rsid w:val="00531B85"/>
    <w:rsid w:val="005327E1"/>
    <w:rsid w:val="00534AD5"/>
    <w:rsid w:val="005431C2"/>
    <w:rsid w:val="00544A78"/>
    <w:rsid w:val="00552AD0"/>
    <w:rsid w:val="00553C7A"/>
    <w:rsid w:val="00586765"/>
    <w:rsid w:val="00590532"/>
    <w:rsid w:val="00595BB9"/>
    <w:rsid w:val="00596CB2"/>
    <w:rsid w:val="00596EAB"/>
    <w:rsid w:val="005A0DC6"/>
    <w:rsid w:val="005A1685"/>
    <w:rsid w:val="005A5D72"/>
    <w:rsid w:val="005A64DB"/>
    <w:rsid w:val="005A6528"/>
    <w:rsid w:val="005B0604"/>
    <w:rsid w:val="005B19B6"/>
    <w:rsid w:val="005B215F"/>
    <w:rsid w:val="005B295F"/>
    <w:rsid w:val="005B4954"/>
    <w:rsid w:val="005C2420"/>
    <w:rsid w:val="005C5832"/>
    <w:rsid w:val="005D7E45"/>
    <w:rsid w:val="005E40B1"/>
    <w:rsid w:val="005E4BE9"/>
    <w:rsid w:val="005E6F07"/>
    <w:rsid w:val="005E72FD"/>
    <w:rsid w:val="005E7B09"/>
    <w:rsid w:val="005F3C6A"/>
    <w:rsid w:val="005F441E"/>
    <w:rsid w:val="005F66CE"/>
    <w:rsid w:val="005F6C31"/>
    <w:rsid w:val="00605BFE"/>
    <w:rsid w:val="006149FA"/>
    <w:rsid w:val="00623775"/>
    <w:rsid w:val="00635758"/>
    <w:rsid w:val="00636FCA"/>
    <w:rsid w:val="00645C25"/>
    <w:rsid w:val="00657A9D"/>
    <w:rsid w:val="006600F5"/>
    <w:rsid w:val="00671D4A"/>
    <w:rsid w:val="0068280C"/>
    <w:rsid w:val="00684725"/>
    <w:rsid w:val="00691964"/>
    <w:rsid w:val="006A65D3"/>
    <w:rsid w:val="006A79B3"/>
    <w:rsid w:val="006C1767"/>
    <w:rsid w:val="006C2ED3"/>
    <w:rsid w:val="006C5112"/>
    <w:rsid w:val="006D1D8D"/>
    <w:rsid w:val="006D55EC"/>
    <w:rsid w:val="006D6771"/>
    <w:rsid w:val="006D72D9"/>
    <w:rsid w:val="006F2283"/>
    <w:rsid w:val="007050AC"/>
    <w:rsid w:val="007072A8"/>
    <w:rsid w:val="00712A19"/>
    <w:rsid w:val="00713B6F"/>
    <w:rsid w:val="00713FAF"/>
    <w:rsid w:val="00717E29"/>
    <w:rsid w:val="00723C1B"/>
    <w:rsid w:val="007302FE"/>
    <w:rsid w:val="00730723"/>
    <w:rsid w:val="007342F7"/>
    <w:rsid w:val="00734F8D"/>
    <w:rsid w:val="00737962"/>
    <w:rsid w:val="007405EC"/>
    <w:rsid w:val="00741FA8"/>
    <w:rsid w:val="00742A94"/>
    <w:rsid w:val="0076476B"/>
    <w:rsid w:val="007737D1"/>
    <w:rsid w:val="00785AF7"/>
    <w:rsid w:val="00785DBE"/>
    <w:rsid w:val="00791872"/>
    <w:rsid w:val="007964B7"/>
    <w:rsid w:val="007B49B4"/>
    <w:rsid w:val="007B5322"/>
    <w:rsid w:val="007B76CC"/>
    <w:rsid w:val="007C2404"/>
    <w:rsid w:val="007C5BAC"/>
    <w:rsid w:val="007D187F"/>
    <w:rsid w:val="007D4F99"/>
    <w:rsid w:val="007E571E"/>
    <w:rsid w:val="0080275D"/>
    <w:rsid w:val="00827BBE"/>
    <w:rsid w:val="008314EA"/>
    <w:rsid w:val="00843FFB"/>
    <w:rsid w:val="00845372"/>
    <w:rsid w:val="008456A1"/>
    <w:rsid w:val="00845A5B"/>
    <w:rsid w:val="00865461"/>
    <w:rsid w:val="008A13A8"/>
    <w:rsid w:val="008A1540"/>
    <w:rsid w:val="008B075F"/>
    <w:rsid w:val="008B0E22"/>
    <w:rsid w:val="008B3BDE"/>
    <w:rsid w:val="008B620E"/>
    <w:rsid w:val="008D0CD8"/>
    <w:rsid w:val="008E772E"/>
    <w:rsid w:val="008F3757"/>
    <w:rsid w:val="008F4CE9"/>
    <w:rsid w:val="008F5F50"/>
    <w:rsid w:val="009039DF"/>
    <w:rsid w:val="00904DDA"/>
    <w:rsid w:val="009054AD"/>
    <w:rsid w:val="0091035D"/>
    <w:rsid w:val="009148FD"/>
    <w:rsid w:val="0092152B"/>
    <w:rsid w:val="0093156D"/>
    <w:rsid w:val="009365AC"/>
    <w:rsid w:val="00937BAC"/>
    <w:rsid w:val="00937EE5"/>
    <w:rsid w:val="00942278"/>
    <w:rsid w:val="00947AF3"/>
    <w:rsid w:val="0095045F"/>
    <w:rsid w:val="00950D40"/>
    <w:rsid w:val="00981490"/>
    <w:rsid w:val="00994501"/>
    <w:rsid w:val="009A23DF"/>
    <w:rsid w:val="009A3D0E"/>
    <w:rsid w:val="009B78DE"/>
    <w:rsid w:val="009D0E7B"/>
    <w:rsid w:val="009E0CAF"/>
    <w:rsid w:val="009E1D1C"/>
    <w:rsid w:val="009E21DD"/>
    <w:rsid w:val="009E52E3"/>
    <w:rsid w:val="009F7E52"/>
    <w:rsid w:val="00A02EBD"/>
    <w:rsid w:val="00A04DE3"/>
    <w:rsid w:val="00A05B99"/>
    <w:rsid w:val="00A21926"/>
    <w:rsid w:val="00A21DAE"/>
    <w:rsid w:val="00A272CE"/>
    <w:rsid w:val="00A34CF1"/>
    <w:rsid w:val="00A406F0"/>
    <w:rsid w:val="00A40AF3"/>
    <w:rsid w:val="00A4646B"/>
    <w:rsid w:val="00A5311C"/>
    <w:rsid w:val="00A53B27"/>
    <w:rsid w:val="00A60236"/>
    <w:rsid w:val="00A60C16"/>
    <w:rsid w:val="00A647F6"/>
    <w:rsid w:val="00A6649F"/>
    <w:rsid w:val="00A66D33"/>
    <w:rsid w:val="00A740BC"/>
    <w:rsid w:val="00A76D1E"/>
    <w:rsid w:val="00A808D5"/>
    <w:rsid w:val="00A97C57"/>
    <w:rsid w:val="00AA34B6"/>
    <w:rsid w:val="00AA6E83"/>
    <w:rsid w:val="00AB333F"/>
    <w:rsid w:val="00AB3876"/>
    <w:rsid w:val="00AB3A85"/>
    <w:rsid w:val="00AB6116"/>
    <w:rsid w:val="00AC53E6"/>
    <w:rsid w:val="00AC5968"/>
    <w:rsid w:val="00AC5989"/>
    <w:rsid w:val="00AD180E"/>
    <w:rsid w:val="00AD3B15"/>
    <w:rsid w:val="00AD4BF0"/>
    <w:rsid w:val="00AD793F"/>
    <w:rsid w:val="00AD7C2E"/>
    <w:rsid w:val="00AE010D"/>
    <w:rsid w:val="00AE264F"/>
    <w:rsid w:val="00AF218D"/>
    <w:rsid w:val="00AF58CA"/>
    <w:rsid w:val="00AF6B80"/>
    <w:rsid w:val="00B02DFE"/>
    <w:rsid w:val="00B06224"/>
    <w:rsid w:val="00B074A9"/>
    <w:rsid w:val="00B1045C"/>
    <w:rsid w:val="00B14ACB"/>
    <w:rsid w:val="00B2119A"/>
    <w:rsid w:val="00B22FD1"/>
    <w:rsid w:val="00B343D2"/>
    <w:rsid w:val="00B354CB"/>
    <w:rsid w:val="00B36565"/>
    <w:rsid w:val="00B42087"/>
    <w:rsid w:val="00B430A4"/>
    <w:rsid w:val="00B449E6"/>
    <w:rsid w:val="00B50906"/>
    <w:rsid w:val="00B56BC3"/>
    <w:rsid w:val="00B60A30"/>
    <w:rsid w:val="00B60B6E"/>
    <w:rsid w:val="00B73A52"/>
    <w:rsid w:val="00B810E5"/>
    <w:rsid w:val="00B83D17"/>
    <w:rsid w:val="00B91611"/>
    <w:rsid w:val="00B973F3"/>
    <w:rsid w:val="00BA303F"/>
    <w:rsid w:val="00BB6C15"/>
    <w:rsid w:val="00BC1326"/>
    <w:rsid w:val="00BD6776"/>
    <w:rsid w:val="00BD7110"/>
    <w:rsid w:val="00BE2AA9"/>
    <w:rsid w:val="00BE5601"/>
    <w:rsid w:val="00BE72B8"/>
    <w:rsid w:val="00BF031B"/>
    <w:rsid w:val="00BF1326"/>
    <w:rsid w:val="00BF5E72"/>
    <w:rsid w:val="00BF6F61"/>
    <w:rsid w:val="00BF7AFD"/>
    <w:rsid w:val="00C01C92"/>
    <w:rsid w:val="00C11394"/>
    <w:rsid w:val="00C13C05"/>
    <w:rsid w:val="00C208F9"/>
    <w:rsid w:val="00C224AD"/>
    <w:rsid w:val="00C23E7D"/>
    <w:rsid w:val="00C24158"/>
    <w:rsid w:val="00C41FA1"/>
    <w:rsid w:val="00C57917"/>
    <w:rsid w:val="00C722E4"/>
    <w:rsid w:val="00C73300"/>
    <w:rsid w:val="00C75B34"/>
    <w:rsid w:val="00C92A9C"/>
    <w:rsid w:val="00C957E3"/>
    <w:rsid w:val="00C96F06"/>
    <w:rsid w:val="00CA1F62"/>
    <w:rsid w:val="00CA27FC"/>
    <w:rsid w:val="00CB0098"/>
    <w:rsid w:val="00CB0906"/>
    <w:rsid w:val="00CB0F2D"/>
    <w:rsid w:val="00CB2FDF"/>
    <w:rsid w:val="00CB7C79"/>
    <w:rsid w:val="00CC4069"/>
    <w:rsid w:val="00CC6D97"/>
    <w:rsid w:val="00CC7A3A"/>
    <w:rsid w:val="00CD45DC"/>
    <w:rsid w:val="00CD5823"/>
    <w:rsid w:val="00CD6BB2"/>
    <w:rsid w:val="00CD7299"/>
    <w:rsid w:val="00CE1412"/>
    <w:rsid w:val="00CE2581"/>
    <w:rsid w:val="00CE2E15"/>
    <w:rsid w:val="00CE6A75"/>
    <w:rsid w:val="00CF19AC"/>
    <w:rsid w:val="00CF4054"/>
    <w:rsid w:val="00CF77CE"/>
    <w:rsid w:val="00D115D7"/>
    <w:rsid w:val="00D20E9E"/>
    <w:rsid w:val="00D2449B"/>
    <w:rsid w:val="00D40051"/>
    <w:rsid w:val="00D57B34"/>
    <w:rsid w:val="00D608BE"/>
    <w:rsid w:val="00D620A5"/>
    <w:rsid w:val="00D6233F"/>
    <w:rsid w:val="00D802F3"/>
    <w:rsid w:val="00D875E3"/>
    <w:rsid w:val="00D9133E"/>
    <w:rsid w:val="00D91528"/>
    <w:rsid w:val="00D97C46"/>
    <w:rsid w:val="00DA34E0"/>
    <w:rsid w:val="00DA6935"/>
    <w:rsid w:val="00DB3310"/>
    <w:rsid w:val="00DC2642"/>
    <w:rsid w:val="00DC7628"/>
    <w:rsid w:val="00DD6644"/>
    <w:rsid w:val="00DE0365"/>
    <w:rsid w:val="00DE166C"/>
    <w:rsid w:val="00DE3C81"/>
    <w:rsid w:val="00DE5986"/>
    <w:rsid w:val="00E061A6"/>
    <w:rsid w:val="00E10FBA"/>
    <w:rsid w:val="00E13DF3"/>
    <w:rsid w:val="00E22252"/>
    <w:rsid w:val="00E30411"/>
    <w:rsid w:val="00E323CF"/>
    <w:rsid w:val="00E33DDE"/>
    <w:rsid w:val="00E352B8"/>
    <w:rsid w:val="00E50F3D"/>
    <w:rsid w:val="00E542B7"/>
    <w:rsid w:val="00E54FDF"/>
    <w:rsid w:val="00E56B57"/>
    <w:rsid w:val="00E642B4"/>
    <w:rsid w:val="00E65EB6"/>
    <w:rsid w:val="00E6665B"/>
    <w:rsid w:val="00E7254B"/>
    <w:rsid w:val="00E7641D"/>
    <w:rsid w:val="00E80542"/>
    <w:rsid w:val="00E81FB7"/>
    <w:rsid w:val="00E86B55"/>
    <w:rsid w:val="00E904B3"/>
    <w:rsid w:val="00E91EFF"/>
    <w:rsid w:val="00E94FAF"/>
    <w:rsid w:val="00E95622"/>
    <w:rsid w:val="00E96020"/>
    <w:rsid w:val="00EA4E08"/>
    <w:rsid w:val="00EB527B"/>
    <w:rsid w:val="00EB6119"/>
    <w:rsid w:val="00EC2380"/>
    <w:rsid w:val="00EC42A2"/>
    <w:rsid w:val="00EC7D75"/>
    <w:rsid w:val="00ED0267"/>
    <w:rsid w:val="00ED742A"/>
    <w:rsid w:val="00EE3537"/>
    <w:rsid w:val="00EE5D12"/>
    <w:rsid w:val="00EF3DFA"/>
    <w:rsid w:val="00F013A6"/>
    <w:rsid w:val="00F114CC"/>
    <w:rsid w:val="00F11B7E"/>
    <w:rsid w:val="00F13BA2"/>
    <w:rsid w:val="00F25C23"/>
    <w:rsid w:val="00F3639A"/>
    <w:rsid w:val="00F41472"/>
    <w:rsid w:val="00F43596"/>
    <w:rsid w:val="00F4758A"/>
    <w:rsid w:val="00F475B6"/>
    <w:rsid w:val="00F50346"/>
    <w:rsid w:val="00F52415"/>
    <w:rsid w:val="00F52CD1"/>
    <w:rsid w:val="00F61706"/>
    <w:rsid w:val="00F70709"/>
    <w:rsid w:val="00F70F02"/>
    <w:rsid w:val="00F767DD"/>
    <w:rsid w:val="00F80B77"/>
    <w:rsid w:val="00F840A5"/>
    <w:rsid w:val="00F8744C"/>
    <w:rsid w:val="00F9312B"/>
    <w:rsid w:val="00F9513A"/>
    <w:rsid w:val="00F967FE"/>
    <w:rsid w:val="00F96AE6"/>
    <w:rsid w:val="00FA238B"/>
    <w:rsid w:val="00FA4003"/>
    <w:rsid w:val="00FA465D"/>
    <w:rsid w:val="00FB5C9C"/>
    <w:rsid w:val="00FC0628"/>
    <w:rsid w:val="00FC64E3"/>
    <w:rsid w:val="00FD41D6"/>
    <w:rsid w:val="00FF49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18929"/>
  <w15:docId w15:val="{90CCB743-F25C-48AC-9492-F0C146550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5A64DB"/>
  </w:style>
  <w:style w:type="paragraph" w:styleId="Heading2">
    <w:name w:val="heading 2"/>
    <w:basedOn w:val="Normal"/>
    <w:link w:val="Heading2Char"/>
    <w:uiPriority w:val="9"/>
    <w:qFormat/>
    <w:rsid w:val="00D40051"/>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4DB"/>
    <w:pPr>
      <w:ind w:left="720"/>
      <w:contextualSpacing/>
    </w:pPr>
  </w:style>
  <w:style w:type="paragraph" w:customStyle="1" w:styleId="EndNoteBibliographyTitle">
    <w:name w:val="EndNote Bibliography Title"/>
    <w:basedOn w:val="Normal"/>
    <w:link w:val="EndNoteBibliographyTitleChar"/>
    <w:rsid w:val="005A64DB"/>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5A64DB"/>
    <w:rPr>
      <w:rFonts w:ascii="Calibri" w:hAnsi="Calibri" w:cs="Calibri"/>
      <w:noProof/>
      <w:lang w:val="en-US"/>
    </w:rPr>
  </w:style>
  <w:style w:type="paragraph" w:customStyle="1" w:styleId="EndNoteBibliography">
    <w:name w:val="EndNote Bibliography"/>
    <w:basedOn w:val="Normal"/>
    <w:link w:val="EndNoteBibliographyChar"/>
    <w:rsid w:val="005A64DB"/>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5A64DB"/>
    <w:rPr>
      <w:rFonts w:ascii="Calibri" w:hAnsi="Calibri" w:cs="Calibri"/>
      <w:noProof/>
      <w:lang w:val="en-US"/>
    </w:rPr>
  </w:style>
  <w:style w:type="table" w:styleId="TableGrid">
    <w:name w:val="Table Grid"/>
    <w:basedOn w:val="TableNormal"/>
    <w:uiPriority w:val="39"/>
    <w:rsid w:val="005A6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723C1B"/>
  </w:style>
  <w:style w:type="character" w:styleId="CommentReference">
    <w:name w:val="annotation reference"/>
    <w:basedOn w:val="DefaultParagraphFont"/>
    <w:uiPriority w:val="99"/>
    <w:semiHidden/>
    <w:unhideWhenUsed/>
    <w:rsid w:val="009E1D1C"/>
    <w:rPr>
      <w:sz w:val="16"/>
      <w:szCs w:val="16"/>
    </w:rPr>
  </w:style>
  <w:style w:type="paragraph" w:styleId="CommentText">
    <w:name w:val="annotation text"/>
    <w:basedOn w:val="Normal"/>
    <w:link w:val="CommentTextChar"/>
    <w:uiPriority w:val="99"/>
    <w:unhideWhenUsed/>
    <w:rsid w:val="009E1D1C"/>
    <w:pPr>
      <w:spacing w:line="240" w:lineRule="auto"/>
    </w:pPr>
    <w:rPr>
      <w:sz w:val="20"/>
      <w:szCs w:val="20"/>
    </w:rPr>
  </w:style>
  <w:style w:type="character" w:customStyle="1" w:styleId="CommentTextChar">
    <w:name w:val="Comment Text Char"/>
    <w:basedOn w:val="DefaultParagraphFont"/>
    <w:link w:val="CommentText"/>
    <w:uiPriority w:val="99"/>
    <w:rsid w:val="009E1D1C"/>
    <w:rPr>
      <w:sz w:val="20"/>
      <w:szCs w:val="20"/>
    </w:rPr>
  </w:style>
  <w:style w:type="paragraph" w:styleId="CommentSubject">
    <w:name w:val="annotation subject"/>
    <w:basedOn w:val="CommentText"/>
    <w:next w:val="CommentText"/>
    <w:link w:val="CommentSubjectChar"/>
    <w:uiPriority w:val="99"/>
    <w:semiHidden/>
    <w:unhideWhenUsed/>
    <w:rsid w:val="009E1D1C"/>
    <w:rPr>
      <w:b/>
      <w:bCs/>
    </w:rPr>
  </w:style>
  <w:style w:type="character" w:customStyle="1" w:styleId="CommentSubjectChar">
    <w:name w:val="Comment Subject Char"/>
    <w:basedOn w:val="CommentTextChar"/>
    <w:link w:val="CommentSubject"/>
    <w:uiPriority w:val="99"/>
    <w:semiHidden/>
    <w:rsid w:val="009E1D1C"/>
    <w:rPr>
      <w:b/>
      <w:bCs/>
      <w:sz w:val="20"/>
      <w:szCs w:val="20"/>
    </w:rPr>
  </w:style>
  <w:style w:type="paragraph" w:styleId="BalloonText">
    <w:name w:val="Balloon Text"/>
    <w:basedOn w:val="Normal"/>
    <w:link w:val="BalloonTextChar"/>
    <w:uiPriority w:val="99"/>
    <w:semiHidden/>
    <w:unhideWhenUsed/>
    <w:rsid w:val="009E1D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1D1C"/>
    <w:rPr>
      <w:rFonts w:ascii="Segoe UI" w:hAnsi="Segoe UI" w:cs="Segoe UI"/>
      <w:sz w:val="18"/>
      <w:szCs w:val="18"/>
    </w:rPr>
  </w:style>
  <w:style w:type="paragraph" w:styleId="Caption">
    <w:name w:val="caption"/>
    <w:basedOn w:val="Normal"/>
    <w:next w:val="Normal"/>
    <w:uiPriority w:val="35"/>
    <w:unhideWhenUsed/>
    <w:qFormat/>
    <w:rsid w:val="00132F16"/>
    <w:pPr>
      <w:keepNext/>
      <w:spacing w:after="200" w:line="240" w:lineRule="auto"/>
    </w:pPr>
    <w:rPr>
      <w:rFonts w:ascii="Arial" w:hAnsi="Arial" w:cs="Arial"/>
      <w:b/>
      <w:iCs/>
      <w:sz w:val="20"/>
      <w:szCs w:val="18"/>
    </w:rPr>
  </w:style>
  <w:style w:type="paragraph" w:customStyle="1" w:styleId="footnote">
    <w:name w:val="footnote"/>
    <w:basedOn w:val="Normal"/>
    <w:link w:val="footnoteChar"/>
    <w:qFormat/>
    <w:rsid w:val="00132F16"/>
    <w:pPr>
      <w:spacing w:before="120" w:after="240" w:line="240" w:lineRule="auto"/>
    </w:pPr>
    <w:rPr>
      <w:rFonts w:ascii="Arial" w:hAnsi="Arial" w:cs="Arial"/>
      <w:sz w:val="18"/>
    </w:rPr>
  </w:style>
  <w:style w:type="character" w:customStyle="1" w:styleId="footnoteChar">
    <w:name w:val="footnote Char"/>
    <w:basedOn w:val="DefaultParagraphFont"/>
    <w:link w:val="footnote"/>
    <w:rsid w:val="00132F16"/>
    <w:rPr>
      <w:rFonts w:ascii="Arial" w:hAnsi="Arial" w:cs="Arial"/>
      <w:sz w:val="18"/>
    </w:rPr>
  </w:style>
  <w:style w:type="character" w:styleId="Hyperlink">
    <w:name w:val="Hyperlink"/>
    <w:basedOn w:val="DefaultParagraphFont"/>
    <w:uiPriority w:val="99"/>
    <w:unhideWhenUsed/>
    <w:rsid w:val="00552AD0"/>
    <w:rPr>
      <w:color w:val="0563C1" w:themeColor="hyperlink"/>
      <w:u w:val="single"/>
    </w:rPr>
  </w:style>
  <w:style w:type="character" w:customStyle="1" w:styleId="UnresolvedMention">
    <w:name w:val="Unresolved Mention"/>
    <w:basedOn w:val="DefaultParagraphFont"/>
    <w:uiPriority w:val="99"/>
    <w:semiHidden/>
    <w:unhideWhenUsed/>
    <w:rsid w:val="00552AD0"/>
    <w:rPr>
      <w:color w:val="605E5C"/>
      <w:shd w:val="clear" w:color="auto" w:fill="E1DFDD"/>
    </w:rPr>
  </w:style>
  <w:style w:type="table" w:customStyle="1" w:styleId="TableGridLight1">
    <w:name w:val="Table Grid Light1"/>
    <w:basedOn w:val="TableNormal"/>
    <w:uiPriority w:val="40"/>
    <w:rsid w:val="004A56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D40051"/>
    <w:rPr>
      <w:rFonts w:ascii="Times New Roman" w:eastAsia="Times New Roman" w:hAnsi="Times New Roman" w:cs="Times New Roman"/>
      <w:b/>
      <w:bCs/>
      <w:sz w:val="36"/>
      <w:szCs w:val="36"/>
      <w:lang w:eastAsia="en-AU"/>
    </w:rPr>
  </w:style>
  <w:style w:type="paragraph" w:styleId="NormalWeb">
    <w:name w:val="Normal (Web)"/>
    <w:basedOn w:val="Normal"/>
    <w:uiPriority w:val="99"/>
    <w:semiHidden/>
    <w:unhideWhenUsed/>
    <w:rsid w:val="00D4005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D40051"/>
    <w:rPr>
      <w:b/>
      <w:bCs/>
    </w:rPr>
  </w:style>
  <w:style w:type="paragraph" w:styleId="Revision">
    <w:name w:val="Revision"/>
    <w:hidden/>
    <w:uiPriority w:val="99"/>
    <w:semiHidden/>
    <w:rsid w:val="00947A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226775">
      <w:bodyDiv w:val="1"/>
      <w:marLeft w:val="0"/>
      <w:marRight w:val="0"/>
      <w:marTop w:val="0"/>
      <w:marBottom w:val="0"/>
      <w:divBdr>
        <w:top w:val="none" w:sz="0" w:space="0" w:color="auto"/>
        <w:left w:val="none" w:sz="0" w:space="0" w:color="auto"/>
        <w:bottom w:val="none" w:sz="0" w:space="0" w:color="auto"/>
        <w:right w:val="none" w:sz="0" w:space="0" w:color="auto"/>
      </w:divBdr>
      <w:divsChild>
        <w:div w:id="745884061">
          <w:marLeft w:val="0"/>
          <w:marRight w:val="0"/>
          <w:marTop w:val="0"/>
          <w:marBottom w:val="0"/>
          <w:divBdr>
            <w:top w:val="none" w:sz="0" w:space="0" w:color="auto"/>
            <w:left w:val="none" w:sz="0" w:space="0" w:color="auto"/>
            <w:bottom w:val="none" w:sz="0" w:space="0" w:color="auto"/>
            <w:right w:val="none" w:sz="0" w:space="0" w:color="auto"/>
          </w:divBdr>
        </w:div>
      </w:divsChild>
    </w:div>
    <w:div w:id="1802308857">
      <w:bodyDiv w:val="1"/>
      <w:marLeft w:val="0"/>
      <w:marRight w:val="0"/>
      <w:marTop w:val="0"/>
      <w:marBottom w:val="0"/>
      <w:divBdr>
        <w:top w:val="none" w:sz="0" w:space="0" w:color="auto"/>
        <w:left w:val="none" w:sz="0" w:space="0" w:color="auto"/>
        <w:bottom w:val="none" w:sz="0" w:space="0" w:color="auto"/>
        <w:right w:val="none" w:sz="0" w:space="0" w:color="auto"/>
      </w:divBdr>
      <w:divsChild>
        <w:div w:id="1990667960">
          <w:marLeft w:val="0"/>
          <w:marRight w:val="0"/>
          <w:marTop w:val="0"/>
          <w:marBottom w:val="0"/>
          <w:divBdr>
            <w:top w:val="none" w:sz="0" w:space="0" w:color="auto"/>
            <w:left w:val="none" w:sz="0" w:space="0" w:color="auto"/>
            <w:bottom w:val="none" w:sz="0" w:space="0" w:color="auto"/>
            <w:right w:val="none" w:sz="0" w:space="0" w:color="auto"/>
          </w:divBdr>
          <w:divsChild>
            <w:div w:id="1837919232">
              <w:marLeft w:val="0"/>
              <w:marRight w:val="0"/>
              <w:marTop w:val="0"/>
              <w:marBottom w:val="0"/>
              <w:divBdr>
                <w:top w:val="none" w:sz="0" w:space="0" w:color="auto"/>
                <w:left w:val="none" w:sz="0" w:space="0" w:color="auto"/>
                <w:bottom w:val="none" w:sz="0" w:space="0" w:color="auto"/>
                <w:right w:val="none" w:sz="0" w:space="0" w:color="auto"/>
              </w:divBdr>
              <w:divsChild>
                <w:div w:id="2027293613">
                  <w:marLeft w:val="0"/>
                  <w:marRight w:val="0"/>
                  <w:marTop w:val="0"/>
                  <w:marBottom w:val="0"/>
                  <w:divBdr>
                    <w:top w:val="none" w:sz="0" w:space="0" w:color="auto"/>
                    <w:left w:val="none" w:sz="0" w:space="0" w:color="auto"/>
                    <w:bottom w:val="none" w:sz="0" w:space="0" w:color="auto"/>
                    <w:right w:val="none" w:sz="0" w:space="0" w:color="auto"/>
                  </w:divBdr>
                  <w:divsChild>
                    <w:div w:id="498615834">
                      <w:marLeft w:val="0"/>
                      <w:marRight w:val="0"/>
                      <w:marTop w:val="0"/>
                      <w:marBottom w:val="0"/>
                      <w:divBdr>
                        <w:top w:val="none" w:sz="0" w:space="0" w:color="auto"/>
                        <w:left w:val="none" w:sz="0" w:space="0" w:color="auto"/>
                        <w:bottom w:val="none" w:sz="0" w:space="0" w:color="auto"/>
                        <w:right w:val="none" w:sz="0" w:space="0" w:color="auto"/>
                      </w:divBdr>
                      <w:divsChild>
                        <w:div w:id="1331788509">
                          <w:marLeft w:val="0"/>
                          <w:marRight w:val="0"/>
                          <w:marTop w:val="0"/>
                          <w:marBottom w:val="0"/>
                          <w:divBdr>
                            <w:top w:val="none" w:sz="0" w:space="0" w:color="auto"/>
                            <w:left w:val="none" w:sz="0" w:space="0" w:color="auto"/>
                            <w:bottom w:val="none" w:sz="0" w:space="0" w:color="auto"/>
                            <w:right w:val="none" w:sz="0" w:space="0" w:color="auto"/>
                          </w:divBdr>
                          <w:divsChild>
                            <w:div w:id="151946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nps.org.au/assets/63df68106933b7b1-100a108a779c-GPIR-2016_17_FinalVersion13-Dec.pdf" TargetMode="External"/><Relationship Id="rId2" Type="http://schemas.openxmlformats.org/officeDocument/2006/relationships/hyperlink" Target="https://research.unsw.edu.au/people/dr-rob-menzies" TargetMode="External"/><Relationship Id="rId1" Type="http://schemas.openxmlformats.org/officeDocument/2006/relationships/hyperlink" Target="http://ausvaxsafety.org.au/safety-data/zoster-vaccine"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02CCD-21B0-42AA-9380-8CE0B2B17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1573</TotalTime>
  <Pages>21</Pages>
  <Words>10852</Words>
  <Characters>61857</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CHW</Company>
  <LinksUpToDate>false</LinksUpToDate>
  <CharactersWithSpaces>72564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dc:creator>
  <cp:keywords/>
  <dc:description/>
  <cp:lastModifiedBy>James Totterdell</cp:lastModifiedBy>
  <cp:revision>74</cp:revision>
  <dcterms:created xsi:type="dcterms:W3CDTF">2019-05-28T06:44:00Z</dcterms:created>
  <dcterms:modified xsi:type="dcterms:W3CDTF">2019-08-30T05:34:00Z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ies>
</file>